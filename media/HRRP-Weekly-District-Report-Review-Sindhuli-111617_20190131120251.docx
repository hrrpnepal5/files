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676F97" w14:textId="77777777" w:rsidR="00A95155" w:rsidRPr="00421458" w:rsidRDefault="00090B05" w:rsidP="00090B05">
      <w:pPr>
        <w:jc w:val="center"/>
        <w:rPr>
          <w:rFonts w:ascii="Georgia" w:hAnsi="Georgia"/>
          <w:b/>
          <w:bCs/>
          <w:color w:val="0E5BA3"/>
          <w:sz w:val="44"/>
          <w:szCs w:val="44"/>
        </w:rPr>
      </w:pPr>
      <w:r w:rsidRPr="00421458">
        <w:rPr>
          <w:rFonts w:ascii="Georgia" w:hAnsi="Georgia"/>
          <w:b/>
          <w:bCs/>
          <w:color w:val="0E5BA3"/>
          <w:sz w:val="44"/>
          <w:szCs w:val="44"/>
        </w:rPr>
        <w:t>Weekly District Report</w:t>
      </w:r>
    </w:p>
    <w:p w14:paraId="0930D68A" w14:textId="77777777" w:rsidR="00090B05" w:rsidRDefault="00E47B25" w:rsidP="00494DCA">
      <w:pPr>
        <w:jc w:val="center"/>
        <w:rPr>
          <w:rFonts w:ascii="Georgia" w:hAnsi="Georgia"/>
          <w:sz w:val="36"/>
          <w:szCs w:val="36"/>
        </w:rPr>
      </w:pPr>
      <w:r>
        <w:rPr>
          <w:rFonts w:ascii="Georgia" w:hAnsi="Georgia"/>
          <w:sz w:val="36"/>
          <w:szCs w:val="36"/>
        </w:rPr>
        <w:t>Sindhuli</w:t>
      </w:r>
    </w:p>
    <w:p w14:paraId="31A32814" w14:textId="77777777" w:rsidR="00090B05" w:rsidRDefault="00534CA5" w:rsidP="00090B05">
      <w:pPr>
        <w:jc w:val="center"/>
        <w:rPr>
          <w:rFonts w:ascii="Georgia" w:hAnsi="Georgia"/>
          <w:color w:val="595959" w:themeColor="text1" w:themeTint="A6"/>
          <w:sz w:val="28"/>
          <w:szCs w:val="28"/>
        </w:rPr>
      </w:pPr>
      <w:r>
        <w:rPr>
          <w:rFonts w:ascii="Georgia" w:hAnsi="Georgia"/>
          <w:color w:val="595959" w:themeColor="text1" w:themeTint="A6"/>
          <w:sz w:val="28"/>
          <w:szCs w:val="28"/>
        </w:rPr>
        <w:t>11</w:t>
      </w:r>
      <w:r w:rsidRPr="00534CA5">
        <w:rPr>
          <w:rFonts w:ascii="Georgia" w:hAnsi="Georgia"/>
          <w:color w:val="595959" w:themeColor="text1" w:themeTint="A6"/>
          <w:sz w:val="28"/>
          <w:szCs w:val="28"/>
          <w:vertAlign w:val="superscript"/>
        </w:rPr>
        <w:t>th</w:t>
      </w:r>
      <w:r>
        <w:rPr>
          <w:rFonts w:ascii="Georgia" w:hAnsi="Georgia"/>
          <w:color w:val="595959" w:themeColor="text1" w:themeTint="A6"/>
          <w:sz w:val="28"/>
          <w:szCs w:val="28"/>
        </w:rPr>
        <w:t xml:space="preserve"> November – 17</w:t>
      </w:r>
      <w:r w:rsidRPr="00534CA5">
        <w:rPr>
          <w:rFonts w:ascii="Georgia" w:hAnsi="Georgia"/>
          <w:color w:val="595959" w:themeColor="text1" w:themeTint="A6"/>
          <w:sz w:val="28"/>
          <w:szCs w:val="28"/>
          <w:vertAlign w:val="superscript"/>
        </w:rPr>
        <w:t>th</w:t>
      </w:r>
      <w:r>
        <w:rPr>
          <w:rFonts w:ascii="Georgia" w:hAnsi="Georgia"/>
          <w:color w:val="595959" w:themeColor="text1" w:themeTint="A6"/>
          <w:sz w:val="28"/>
          <w:szCs w:val="28"/>
        </w:rPr>
        <w:t xml:space="preserve"> </w:t>
      </w:r>
      <w:r w:rsidR="009500B6">
        <w:rPr>
          <w:rFonts w:ascii="Georgia" w:hAnsi="Georgia"/>
          <w:color w:val="595959" w:themeColor="text1" w:themeTint="A6"/>
          <w:sz w:val="28"/>
          <w:szCs w:val="28"/>
        </w:rPr>
        <w:t>Nov</w:t>
      </w:r>
      <w:r>
        <w:rPr>
          <w:rFonts w:ascii="Georgia" w:hAnsi="Georgia"/>
          <w:color w:val="595959" w:themeColor="text1" w:themeTint="A6"/>
          <w:sz w:val="28"/>
          <w:szCs w:val="28"/>
        </w:rPr>
        <w:t>ember 2017</w:t>
      </w:r>
    </w:p>
    <w:p w14:paraId="5B4546BB" w14:textId="77777777" w:rsidR="0020043A" w:rsidRPr="0020043A" w:rsidRDefault="0020043A" w:rsidP="0020043A">
      <w:pPr>
        <w:pStyle w:val="NoSpacing"/>
      </w:pPr>
    </w:p>
    <w:tbl>
      <w:tblPr>
        <w:tblStyle w:val="TableGrid"/>
        <w:tblW w:w="0" w:type="auto"/>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3485"/>
        <w:gridCol w:w="3485"/>
        <w:gridCol w:w="3486"/>
      </w:tblGrid>
      <w:tr w:rsidR="005602A8" w:rsidRPr="00AC7F3E" w14:paraId="11522090" w14:textId="77777777" w:rsidTr="007A6EF6">
        <w:trPr>
          <w:trHeight w:val="576"/>
          <w:tblHeader/>
        </w:trPr>
        <w:tc>
          <w:tcPr>
            <w:tcW w:w="10456" w:type="dxa"/>
            <w:gridSpan w:val="3"/>
            <w:tcBorders>
              <w:bottom w:val="single" w:sz="4" w:space="0" w:color="0E5BA3"/>
            </w:tcBorders>
            <w:shd w:val="clear" w:color="auto" w:fill="0E5BA3"/>
            <w:vAlign w:val="center"/>
          </w:tcPr>
          <w:p w14:paraId="0BB74802" w14:textId="77777777" w:rsidR="005602A8" w:rsidRPr="00AC7F3E" w:rsidRDefault="005602A8" w:rsidP="007A6EF6">
            <w:pPr>
              <w:pStyle w:val="Heading2"/>
              <w:outlineLvl w:val="1"/>
            </w:pPr>
            <w:r>
              <w:t>Activity Summary</w:t>
            </w:r>
          </w:p>
        </w:tc>
      </w:tr>
      <w:tr w:rsidR="00604EA6" w14:paraId="2EFE3D84" w14:textId="77777777" w:rsidTr="001A11C4">
        <w:tc>
          <w:tcPr>
            <w:tcW w:w="3485" w:type="dxa"/>
            <w:tcBorders>
              <w:top w:val="single" w:sz="4" w:space="0" w:color="0E5BA3"/>
              <w:bottom w:val="single" w:sz="4" w:space="0" w:color="0E5BA3"/>
              <w:right w:val="single" w:sz="4" w:space="0" w:color="0E5BA3"/>
            </w:tcBorders>
            <w:shd w:val="clear" w:color="auto" w:fill="D9E2F3" w:themeFill="accent1" w:themeFillTint="33"/>
          </w:tcPr>
          <w:p w14:paraId="16B7F1C2" w14:textId="77777777" w:rsidR="00604EA6" w:rsidRPr="005602A8" w:rsidRDefault="00604EA6" w:rsidP="007A6EF6">
            <w:pPr>
              <w:rPr>
                <w:rFonts w:cstheme="minorHAnsi"/>
                <w:b/>
              </w:rPr>
            </w:pPr>
            <w:r>
              <w:rPr>
                <w:rFonts w:cstheme="minorHAnsi"/>
                <w:b/>
              </w:rPr>
              <w:t>Activity</w:t>
            </w:r>
          </w:p>
        </w:tc>
        <w:tc>
          <w:tcPr>
            <w:tcW w:w="3485" w:type="dxa"/>
            <w:tcBorders>
              <w:top w:val="single" w:sz="4" w:space="0" w:color="0E5BA3"/>
              <w:bottom w:val="single" w:sz="4" w:space="0" w:color="0E5BA3"/>
              <w:right w:val="single" w:sz="4" w:space="0" w:color="0E5BA3"/>
            </w:tcBorders>
            <w:shd w:val="clear" w:color="auto" w:fill="D9E2F3" w:themeFill="accent1" w:themeFillTint="33"/>
          </w:tcPr>
          <w:p w14:paraId="29C250DB" w14:textId="77777777" w:rsidR="00604EA6" w:rsidRPr="005602A8" w:rsidRDefault="00604EA6" w:rsidP="007A6EF6">
            <w:pPr>
              <w:rPr>
                <w:rFonts w:cstheme="minorHAnsi"/>
                <w:b/>
              </w:rPr>
            </w:pPr>
            <w:r>
              <w:rPr>
                <w:rFonts w:cstheme="minorHAnsi"/>
                <w:b/>
              </w:rPr>
              <w:t>Contact Person</w:t>
            </w:r>
          </w:p>
        </w:tc>
        <w:tc>
          <w:tcPr>
            <w:tcW w:w="3486" w:type="dxa"/>
            <w:tcBorders>
              <w:top w:val="single" w:sz="4" w:space="0" w:color="0E5BA3"/>
              <w:left w:val="single" w:sz="4" w:space="0" w:color="0E5BA3"/>
              <w:bottom w:val="single" w:sz="4" w:space="0" w:color="0E5BA3"/>
            </w:tcBorders>
            <w:shd w:val="clear" w:color="auto" w:fill="D9E2F3" w:themeFill="accent1" w:themeFillTint="33"/>
          </w:tcPr>
          <w:p w14:paraId="1EA4AFF0" w14:textId="77777777" w:rsidR="00604EA6" w:rsidRPr="005602A8" w:rsidRDefault="00604EA6" w:rsidP="007A6EF6">
            <w:pPr>
              <w:rPr>
                <w:rFonts w:cstheme="minorHAnsi"/>
                <w:b/>
              </w:rPr>
            </w:pPr>
            <w:r>
              <w:rPr>
                <w:rFonts w:cstheme="minorHAnsi"/>
                <w:b/>
              </w:rPr>
              <w:t>Reference Document</w:t>
            </w:r>
          </w:p>
        </w:tc>
      </w:tr>
      <w:tr w:rsidR="00604EA6" w14:paraId="35B25DC0" w14:textId="77777777" w:rsidTr="0087465D">
        <w:tc>
          <w:tcPr>
            <w:tcW w:w="3485" w:type="dxa"/>
            <w:tcBorders>
              <w:top w:val="single" w:sz="4" w:space="0" w:color="0E5BA3"/>
              <w:bottom w:val="single" w:sz="4" w:space="0" w:color="0E5BA3"/>
              <w:right w:val="single" w:sz="4" w:space="0" w:color="0E5BA3"/>
            </w:tcBorders>
          </w:tcPr>
          <w:p w14:paraId="6A8AB4B0" w14:textId="77777777" w:rsidR="00604EA6" w:rsidRDefault="00896F42" w:rsidP="007A6EF6">
            <w:pPr>
              <w:rPr>
                <w:rFonts w:cstheme="minorHAnsi"/>
              </w:rPr>
            </w:pPr>
            <w:r>
              <w:rPr>
                <w:rFonts w:cstheme="minorHAnsi"/>
              </w:rPr>
              <w:t xml:space="preserve">R42 4W data base submitted to national level </w:t>
            </w:r>
          </w:p>
        </w:tc>
        <w:tc>
          <w:tcPr>
            <w:tcW w:w="3485" w:type="dxa"/>
            <w:tcBorders>
              <w:top w:val="single" w:sz="4" w:space="0" w:color="0E5BA3"/>
              <w:bottom w:val="single" w:sz="4" w:space="0" w:color="0E5BA3"/>
              <w:right w:val="single" w:sz="4" w:space="0" w:color="0E5BA3"/>
            </w:tcBorders>
          </w:tcPr>
          <w:p w14:paraId="6642A591" w14:textId="77777777" w:rsidR="00604EA6" w:rsidRDefault="00A45B67" w:rsidP="007A6EF6">
            <w:pPr>
              <w:rPr>
                <w:rFonts w:cstheme="minorHAnsi"/>
              </w:rPr>
            </w:pPr>
            <w:ins w:id="0" w:author="Thakur, Karishma Chand" w:date="2017-11-21T11:02:00Z">
              <w:r>
                <w:rPr>
                  <w:rFonts w:cstheme="minorHAnsi"/>
                </w:rPr>
                <w:fldChar w:fldCharType="begin"/>
              </w:r>
            </w:ins>
            <w:ins w:id="1" w:author="Thakur, Karishma Chand" w:date="2017-11-21T11:05:00Z">
              <w:r>
                <w:rPr>
                  <w:rFonts w:cstheme="minorHAnsi"/>
                </w:rPr>
                <w:instrText>HYPERLINK "mailto:im@sindhuli@hrrpnepal.org"</w:instrText>
              </w:r>
            </w:ins>
            <w:ins w:id="2" w:author="Thakur, Karishma Chand" w:date="2017-11-21T11:02:00Z">
              <w:r>
                <w:rPr>
                  <w:rFonts w:cstheme="minorHAnsi"/>
                </w:rPr>
                <w:fldChar w:fldCharType="separate"/>
              </w:r>
            </w:ins>
            <w:ins w:id="3" w:author="Thakur, Karishma Chand" w:date="2017-11-21T11:05:00Z">
              <w:r>
                <w:rPr>
                  <w:rStyle w:val="Hyperlink"/>
                  <w:rFonts w:cstheme="minorHAnsi"/>
                </w:rPr>
                <w:t>im.sindhuli@hrrpnepal.org</w:t>
              </w:r>
            </w:ins>
            <w:ins w:id="4" w:author="Thakur, Karishma Chand" w:date="2017-11-21T11:02:00Z">
              <w:r>
                <w:rPr>
                  <w:rFonts w:cstheme="minorHAnsi"/>
                </w:rPr>
                <w:fldChar w:fldCharType="end"/>
              </w:r>
            </w:ins>
          </w:p>
        </w:tc>
        <w:tc>
          <w:tcPr>
            <w:tcW w:w="3486" w:type="dxa"/>
            <w:tcBorders>
              <w:top w:val="single" w:sz="4" w:space="0" w:color="0E5BA3"/>
              <w:left w:val="single" w:sz="4" w:space="0" w:color="0E5BA3"/>
              <w:bottom w:val="single" w:sz="4" w:space="0" w:color="0E5BA3"/>
            </w:tcBorders>
          </w:tcPr>
          <w:p w14:paraId="25D69F84" w14:textId="18AE963B" w:rsidR="00604EA6" w:rsidRDefault="00534CA5" w:rsidP="007A6EF6">
            <w:pPr>
              <w:rPr>
                <w:rFonts w:cstheme="minorHAnsi"/>
              </w:rPr>
            </w:pPr>
            <w:commentRangeStart w:id="5"/>
            <w:r w:rsidRPr="00235324">
              <w:rPr>
                <w:rFonts w:cstheme="minorHAnsi"/>
                <w:color w:val="FF0000"/>
                <w:rPrChange w:id="6" w:author="Thakur, Karishma Chand" w:date="2017-11-21T11:15:00Z">
                  <w:rPr>
                    <w:rFonts w:cstheme="minorHAnsi"/>
                  </w:rPr>
                </w:rPrChange>
              </w:rPr>
              <w:t xml:space="preserve">[ Insert link </w:t>
            </w:r>
            <w:ins w:id="7" w:author="Thakur, Karishma Chand" w:date="2017-11-21T11:15:00Z">
              <w:r w:rsidR="00235324" w:rsidRPr="00235324">
                <w:rPr>
                  <w:rFonts w:cstheme="minorHAnsi"/>
                  <w:color w:val="FF0000"/>
                  <w:rPrChange w:id="8" w:author="Thakur, Karishma Chand" w:date="2017-11-21T11:15:00Z">
                    <w:rPr>
                      <w:rFonts w:cstheme="minorHAnsi"/>
                    </w:rPr>
                  </w:rPrChange>
                </w:rPr>
                <w:t xml:space="preserve">of HRRP Google drive xls. Sheet </w:t>
              </w:r>
            </w:ins>
            <w:del w:id="9" w:author="Thakur, Karishma Chand" w:date="2017-11-21T11:15:00Z">
              <w:r w:rsidRPr="00235324" w:rsidDel="00235324">
                <w:rPr>
                  <w:rFonts w:cstheme="minorHAnsi"/>
                  <w:color w:val="FF0000"/>
                  <w:rPrChange w:id="10" w:author="Thakur, Karishma Chand" w:date="2017-11-21T11:15:00Z">
                    <w:rPr>
                      <w:rFonts w:cstheme="minorHAnsi"/>
                    </w:rPr>
                  </w:rPrChange>
                </w:rPr>
                <w:delText xml:space="preserve">of </w:delText>
              </w:r>
            </w:del>
            <w:r w:rsidRPr="00235324">
              <w:rPr>
                <w:rFonts w:cstheme="minorHAnsi"/>
                <w:color w:val="FF0000"/>
                <w:rPrChange w:id="11" w:author="Thakur, Karishma Chand" w:date="2017-11-21T11:15:00Z">
                  <w:rPr>
                    <w:rFonts w:cstheme="minorHAnsi"/>
                  </w:rPr>
                </w:rPrChange>
              </w:rPr>
              <w:t xml:space="preserve">doc]  </w:t>
            </w:r>
            <w:commentRangeEnd w:id="5"/>
            <w:r w:rsidRPr="00235324">
              <w:rPr>
                <w:rStyle w:val="CommentReference"/>
                <w:color w:val="FF0000"/>
                <w:rPrChange w:id="12" w:author="Thakur, Karishma Chand" w:date="2017-11-21T11:15:00Z">
                  <w:rPr>
                    <w:rStyle w:val="CommentReference"/>
                  </w:rPr>
                </w:rPrChange>
              </w:rPr>
              <w:commentReference w:id="5"/>
            </w:r>
          </w:p>
        </w:tc>
      </w:tr>
      <w:tr w:rsidR="00215C3F" w14:paraId="555730BE" w14:textId="77777777" w:rsidTr="00E63EC5">
        <w:tc>
          <w:tcPr>
            <w:tcW w:w="3485" w:type="dxa"/>
            <w:tcBorders>
              <w:top w:val="single" w:sz="4" w:space="0" w:color="0E5BA3"/>
              <w:bottom w:val="single" w:sz="4" w:space="0" w:color="0E5BA3"/>
              <w:right w:val="single" w:sz="4" w:space="0" w:color="0E5BA3"/>
            </w:tcBorders>
          </w:tcPr>
          <w:p w14:paraId="16C35D94" w14:textId="77777777" w:rsidR="00215C3F" w:rsidRDefault="00215C3F" w:rsidP="00215C3F">
            <w:pPr>
              <w:rPr>
                <w:rFonts w:cstheme="minorHAnsi"/>
              </w:rPr>
            </w:pPr>
            <w:r>
              <w:rPr>
                <w:rFonts w:cstheme="minorHAnsi"/>
              </w:rPr>
              <w:t xml:space="preserve">SM training name </w:t>
            </w:r>
            <w:commentRangeStart w:id="13"/>
            <w:r>
              <w:rPr>
                <w:rFonts w:cstheme="minorHAnsi"/>
              </w:rPr>
              <w:t>list</w:t>
            </w:r>
            <w:commentRangeEnd w:id="13"/>
            <w:r w:rsidR="00534CA5">
              <w:rPr>
                <w:rStyle w:val="CommentReference"/>
              </w:rPr>
              <w:commentReference w:id="13"/>
            </w:r>
          </w:p>
        </w:tc>
        <w:tc>
          <w:tcPr>
            <w:tcW w:w="3485" w:type="dxa"/>
            <w:tcBorders>
              <w:top w:val="single" w:sz="4" w:space="0" w:color="0E5BA3"/>
              <w:bottom w:val="single" w:sz="4" w:space="0" w:color="0E5BA3"/>
              <w:right w:val="single" w:sz="4" w:space="0" w:color="0E5BA3"/>
            </w:tcBorders>
          </w:tcPr>
          <w:p w14:paraId="5FE9AD89" w14:textId="77777777" w:rsidR="00215C3F" w:rsidRDefault="00A45B67" w:rsidP="00215C3F">
            <w:pPr>
              <w:rPr>
                <w:rFonts w:cstheme="minorHAnsi"/>
              </w:rPr>
            </w:pPr>
            <w:ins w:id="14" w:author="Thakur, Karishma Chand" w:date="2017-11-21T11:05:00Z">
              <w:r>
                <w:rPr>
                  <w:rFonts w:cstheme="minorHAnsi"/>
                </w:rPr>
                <w:fldChar w:fldCharType="begin"/>
              </w:r>
            </w:ins>
            <w:ins w:id="15" w:author="Thakur, Karishma Chand" w:date="2017-11-21T11:06:00Z">
              <w:r>
                <w:rPr>
                  <w:rFonts w:cstheme="minorHAnsi"/>
                </w:rPr>
                <w:instrText>HYPERLINK "mailto:im@sindhuli@hrrpnepal.org"</w:instrText>
              </w:r>
            </w:ins>
            <w:ins w:id="16" w:author="Thakur, Karishma Chand" w:date="2017-11-21T11:05:00Z">
              <w:r>
                <w:rPr>
                  <w:rFonts w:cstheme="minorHAnsi"/>
                </w:rPr>
                <w:fldChar w:fldCharType="separate"/>
              </w:r>
            </w:ins>
            <w:ins w:id="17" w:author="Thakur, Karishma Chand" w:date="2017-11-21T11:06:00Z">
              <w:r>
                <w:rPr>
                  <w:rStyle w:val="Hyperlink"/>
                  <w:rFonts w:cstheme="minorHAnsi"/>
                </w:rPr>
                <w:t>im@sindhuli@hrrpnepal.org</w:t>
              </w:r>
            </w:ins>
            <w:ins w:id="18" w:author="Thakur, Karishma Chand" w:date="2017-11-21T11:05:00Z">
              <w:r>
                <w:rPr>
                  <w:rFonts w:cstheme="minorHAnsi"/>
                </w:rPr>
                <w:fldChar w:fldCharType="end"/>
              </w:r>
            </w:ins>
          </w:p>
        </w:tc>
        <w:tc>
          <w:tcPr>
            <w:tcW w:w="3486" w:type="dxa"/>
            <w:tcBorders>
              <w:top w:val="single" w:sz="4" w:space="0" w:color="0E5BA3"/>
              <w:left w:val="single" w:sz="4" w:space="0" w:color="0E5BA3"/>
              <w:bottom w:val="single" w:sz="4" w:space="0" w:color="0E5BA3"/>
            </w:tcBorders>
          </w:tcPr>
          <w:p w14:paraId="22B35882" w14:textId="596A9A08" w:rsidR="00215C3F" w:rsidRDefault="00235324" w:rsidP="00215C3F">
            <w:pPr>
              <w:rPr>
                <w:rFonts w:cstheme="minorHAnsi"/>
              </w:rPr>
            </w:pPr>
            <w:ins w:id="19" w:author="Thakur, Karishma Chand" w:date="2017-11-21T11:15:00Z">
              <w:r w:rsidRPr="00235324">
                <w:rPr>
                  <w:rFonts w:cstheme="minorHAnsi"/>
                  <w:color w:val="FF0000"/>
                  <w:rPrChange w:id="20" w:author="Thakur, Karishma Chand" w:date="2017-11-21T11:15:00Z">
                    <w:rPr>
                      <w:rFonts w:cstheme="minorHAnsi"/>
                    </w:rPr>
                  </w:rPrChange>
                </w:rPr>
                <w:t>[ Insert Name list link]</w:t>
              </w:r>
            </w:ins>
          </w:p>
        </w:tc>
      </w:tr>
      <w:tr w:rsidR="00215C3F" w14:paraId="4755FF1C" w14:textId="77777777" w:rsidTr="00A11972">
        <w:tc>
          <w:tcPr>
            <w:tcW w:w="3485" w:type="dxa"/>
            <w:tcBorders>
              <w:top w:val="single" w:sz="4" w:space="0" w:color="0E5BA3"/>
              <w:bottom w:val="single" w:sz="4" w:space="0" w:color="0E5BA3"/>
              <w:right w:val="single" w:sz="4" w:space="0" w:color="0E5BA3"/>
            </w:tcBorders>
          </w:tcPr>
          <w:p w14:paraId="0CF5C7BC" w14:textId="77777777" w:rsidR="00534CA5" w:rsidRDefault="00215C3F" w:rsidP="00215C3F">
            <w:pPr>
              <w:rPr>
                <w:rFonts w:cstheme="minorHAnsi"/>
              </w:rPr>
            </w:pPr>
            <w:commentRangeStart w:id="21"/>
            <w:r>
              <w:rPr>
                <w:rFonts w:cstheme="minorHAnsi"/>
              </w:rPr>
              <w:t xml:space="preserve">Red Book update collection on 6/6/2074 Kamalamai gaupalika 1138 former ward No. 4 and 6. </w:t>
            </w:r>
            <w:commentRangeEnd w:id="21"/>
            <w:r w:rsidR="00260B0E">
              <w:rPr>
                <w:rStyle w:val="CommentReference"/>
              </w:rPr>
              <w:commentReference w:id="21"/>
            </w:r>
            <w:r w:rsidR="00534CA5">
              <w:rPr>
                <w:rFonts w:cstheme="minorHAnsi"/>
              </w:rPr>
              <w:br/>
            </w:r>
          </w:p>
          <w:p w14:paraId="4BFC418D" w14:textId="77777777" w:rsidR="00215C3F" w:rsidRDefault="00215C3F" w:rsidP="00215C3F">
            <w:pPr>
              <w:rPr>
                <w:rFonts w:cstheme="minorHAnsi"/>
              </w:rPr>
            </w:pPr>
            <w:r>
              <w:rPr>
                <w:rFonts w:cstheme="minorHAnsi"/>
              </w:rPr>
              <w:t>7/7/2074 marin Gaupalika 1993 from ward No 1 to 9, 7/23/2074, Sunkoshi 7/25/2074, 4557</w:t>
            </w:r>
          </w:p>
        </w:tc>
        <w:tc>
          <w:tcPr>
            <w:tcW w:w="3485" w:type="dxa"/>
            <w:tcBorders>
              <w:top w:val="single" w:sz="4" w:space="0" w:color="0E5BA3"/>
              <w:bottom w:val="single" w:sz="4" w:space="0" w:color="0E5BA3"/>
              <w:right w:val="single" w:sz="4" w:space="0" w:color="0E5BA3"/>
            </w:tcBorders>
          </w:tcPr>
          <w:p w14:paraId="276B984A" w14:textId="77777777" w:rsidR="00215C3F" w:rsidRDefault="00A45B67" w:rsidP="00215C3F">
            <w:pPr>
              <w:rPr>
                <w:rFonts w:cstheme="minorHAnsi"/>
              </w:rPr>
            </w:pPr>
            <w:ins w:id="22" w:author="Thakur, Karishma Chand" w:date="2017-11-21T11:06:00Z">
              <w:r>
                <w:rPr>
                  <w:rFonts w:cstheme="minorHAnsi"/>
                </w:rPr>
                <w:fldChar w:fldCharType="begin"/>
              </w:r>
              <w:r>
                <w:rPr>
                  <w:rFonts w:cstheme="minorHAnsi"/>
                </w:rPr>
                <w:instrText>HYPERLINK "mailto:im@sindhuli@hrrpnepal.org"</w:instrText>
              </w:r>
              <w:r>
                <w:rPr>
                  <w:rFonts w:cstheme="minorHAnsi"/>
                </w:rPr>
                <w:fldChar w:fldCharType="separate"/>
              </w:r>
              <w:r>
                <w:rPr>
                  <w:rStyle w:val="Hyperlink"/>
                  <w:rFonts w:cstheme="minorHAnsi"/>
                </w:rPr>
                <w:t>im@sindhuli@hrrpnepal.org</w:t>
              </w:r>
              <w:r>
                <w:rPr>
                  <w:rFonts w:cstheme="minorHAnsi"/>
                </w:rPr>
                <w:fldChar w:fldCharType="end"/>
              </w:r>
            </w:ins>
          </w:p>
        </w:tc>
        <w:tc>
          <w:tcPr>
            <w:tcW w:w="3486" w:type="dxa"/>
            <w:tcBorders>
              <w:top w:val="single" w:sz="4" w:space="0" w:color="0E5BA3"/>
              <w:left w:val="single" w:sz="4" w:space="0" w:color="0E5BA3"/>
              <w:bottom w:val="single" w:sz="4" w:space="0" w:color="0E5BA3"/>
            </w:tcBorders>
          </w:tcPr>
          <w:p w14:paraId="65BE0F18" w14:textId="77777777" w:rsidR="00215C3F" w:rsidRDefault="00215C3F" w:rsidP="00215C3F">
            <w:pPr>
              <w:rPr>
                <w:rFonts w:cstheme="minorHAnsi"/>
              </w:rPr>
            </w:pPr>
          </w:p>
        </w:tc>
      </w:tr>
      <w:tr w:rsidR="00215C3F" w14:paraId="22702246" w14:textId="77777777" w:rsidTr="00A11972">
        <w:tc>
          <w:tcPr>
            <w:tcW w:w="3485" w:type="dxa"/>
            <w:tcBorders>
              <w:top w:val="single" w:sz="4" w:space="0" w:color="0E5BA3"/>
              <w:bottom w:val="single" w:sz="4" w:space="0" w:color="0E5BA3"/>
              <w:right w:val="single" w:sz="4" w:space="0" w:color="0E5BA3"/>
            </w:tcBorders>
          </w:tcPr>
          <w:p w14:paraId="4928A485" w14:textId="77777777" w:rsidR="00215C3F" w:rsidRDefault="00215C3F" w:rsidP="00215C3F">
            <w:pPr>
              <w:rPr>
                <w:rFonts w:cstheme="minorHAnsi"/>
              </w:rPr>
            </w:pPr>
          </w:p>
        </w:tc>
        <w:tc>
          <w:tcPr>
            <w:tcW w:w="3485" w:type="dxa"/>
            <w:tcBorders>
              <w:top w:val="single" w:sz="4" w:space="0" w:color="0E5BA3"/>
              <w:bottom w:val="single" w:sz="4" w:space="0" w:color="0E5BA3"/>
              <w:right w:val="single" w:sz="4" w:space="0" w:color="0E5BA3"/>
            </w:tcBorders>
          </w:tcPr>
          <w:p w14:paraId="373C69DE" w14:textId="77777777" w:rsidR="00215C3F" w:rsidRDefault="00215C3F" w:rsidP="00215C3F">
            <w:pPr>
              <w:rPr>
                <w:rFonts w:cstheme="minorHAnsi"/>
              </w:rPr>
            </w:pPr>
          </w:p>
        </w:tc>
        <w:tc>
          <w:tcPr>
            <w:tcW w:w="3486" w:type="dxa"/>
            <w:tcBorders>
              <w:top w:val="single" w:sz="4" w:space="0" w:color="0E5BA3"/>
              <w:left w:val="single" w:sz="4" w:space="0" w:color="0E5BA3"/>
              <w:bottom w:val="single" w:sz="4" w:space="0" w:color="0E5BA3"/>
            </w:tcBorders>
          </w:tcPr>
          <w:p w14:paraId="23B6448A" w14:textId="77777777" w:rsidR="00215C3F" w:rsidRDefault="00215C3F" w:rsidP="00215C3F">
            <w:pPr>
              <w:rPr>
                <w:rFonts w:cstheme="minorHAnsi"/>
              </w:rPr>
            </w:pPr>
          </w:p>
        </w:tc>
      </w:tr>
    </w:tbl>
    <w:p w14:paraId="42DF9D7D" w14:textId="77777777" w:rsidR="005602A8" w:rsidRDefault="005602A8" w:rsidP="005602A8">
      <w:pPr>
        <w:pStyle w:val="Title"/>
        <w:rPr>
          <w:sz w:val="22"/>
        </w:rPr>
      </w:pPr>
    </w:p>
    <w:tbl>
      <w:tblPr>
        <w:tblStyle w:val="TableGrid"/>
        <w:tblW w:w="0" w:type="auto"/>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3485"/>
        <w:gridCol w:w="3485"/>
        <w:gridCol w:w="3486"/>
      </w:tblGrid>
      <w:tr w:rsidR="005602A8" w:rsidRPr="00AC7F3E" w14:paraId="603479EA" w14:textId="77777777" w:rsidTr="007A6EF6">
        <w:trPr>
          <w:trHeight w:val="576"/>
          <w:tblHeader/>
        </w:trPr>
        <w:tc>
          <w:tcPr>
            <w:tcW w:w="10456" w:type="dxa"/>
            <w:gridSpan w:val="3"/>
            <w:tcBorders>
              <w:bottom w:val="single" w:sz="4" w:space="0" w:color="0E5BA3"/>
            </w:tcBorders>
            <w:shd w:val="clear" w:color="auto" w:fill="0E5BA3"/>
            <w:vAlign w:val="center"/>
          </w:tcPr>
          <w:p w14:paraId="17A997E2" w14:textId="77777777" w:rsidR="005602A8" w:rsidRPr="00AC7F3E" w:rsidRDefault="005602A8" w:rsidP="007A6EF6">
            <w:pPr>
              <w:pStyle w:val="Heading2"/>
              <w:outlineLvl w:val="1"/>
            </w:pPr>
            <w:r>
              <w:t>Upcoming Events &amp; Meetings</w:t>
            </w:r>
          </w:p>
        </w:tc>
      </w:tr>
      <w:tr w:rsidR="005602A8" w14:paraId="1B263F36" w14:textId="77777777" w:rsidTr="00500F2C">
        <w:tc>
          <w:tcPr>
            <w:tcW w:w="3485" w:type="dxa"/>
            <w:tcBorders>
              <w:top w:val="single" w:sz="4" w:space="0" w:color="0E5BA3"/>
              <w:bottom w:val="single" w:sz="4" w:space="0" w:color="0E5BA3"/>
              <w:right w:val="single" w:sz="4" w:space="0" w:color="0E5BA3"/>
            </w:tcBorders>
            <w:shd w:val="clear" w:color="auto" w:fill="D9E2F3" w:themeFill="accent1" w:themeFillTint="33"/>
          </w:tcPr>
          <w:p w14:paraId="5835E46B" w14:textId="77777777" w:rsidR="005602A8" w:rsidRPr="005602A8" w:rsidRDefault="005602A8" w:rsidP="007A6EF6">
            <w:pPr>
              <w:rPr>
                <w:rFonts w:cstheme="minorHAnsi"/>
                <w:b/>
              </w:rPr>
            </w:pPr>
            <w:r>
              <w:rPr>
                <w:rFonts w:cstheme="minorHAnsi"/>
                <w:b/>
              </w:rPr>
              <w:t>Event / Meeting</w:t>
            </w:r>
          </w:p>
        </w:tc>
        <w:tc>
          <w:tcPr>
            <w:tcW w:w="3485" w:type="dxa"/>
            <w:tcBorders>
              <w:top w:val="single" w:sz="4" w:space="0" w:color="0E5BA3"/>
              <w:bottom w:val="single" w:sz="4" w:space="0" w:color="0E5BA3"/>
              <w:right w:val="single" w:sz="4" w:space="0" w:color="0E5BA3"/>
            </w:tcBorders>
            <w:shd w:val="clear" w:color="auto" w:fill="D9E2F3" w:themeFill="accent1" w:themeFillTint="33"/>
          </w:tcPr>
          <w:p w14:paraId="2688B19E" w14:textId="77777777" w:rsidR="005602A8" w:rsidRPr="005602A8" w:rsidRDefault="005602A8" w:rsidP="007A6EF6">
            <w:pPr>
              <w:rPr>
                <w:rFonts w:cstheme="minorHAnsi"/>
                <w:b/>
              </w:rPr>
            </w:pPr>
            <w:r>
              <w:rPr>
                <w:rFonts w:cstheme="minorHAnsi"/>
                <w:b/>
              </w:rPr>
              <w:t>Date, Time, and Location</w:t>
            </w:r>
          </w:p>
        </w:tc>
        <w:tc>
          <w:tcPr>
            <w:tcW w:w="3486" w:type="dxa"/>
            <w:tcBorders>
              <w:top w:val="single" w:sz="4" w:space="0" w:color="0E5BA3"/>
              <w:left w:val="single" w:sz="4" w:space="0" w:color="0E5BA3"/>
              <w:bottom w:val="single" w:sz="4" w:space="0" w:color="0E5BA3"/>
            </w:tcBorders>
            <w:shd w:val="clear" w:color="auto" w:fill="D9E2F3" w:themeFill="accent1" w:themeFillTint="33"/>
          </w:tcPr>
          <w:p w14:paraId="6512BE95" w14:textId="77777777" w:rsidR="005602A8" w:rsidRPr="005602A8" w:rsidRDefault="005602A8" w:rsidP="007A6EF6">
            <w:pPr>
              <w:rPr>
                <w:rFonts w:cstheme="minorHAnsi"/>
                <w:b/>
              </w:rPr>
            </w:pPr>
            <w:r>
              <w:rPr>
                <w:rFonts w:cstheme="minorHAnsi"/>
                <w:b/>
              </w:rPr>
              <w:t>Contact Person</w:t>
            </w:r>
          </w:p>
        </w:tc>
      </w:tr>
      <w:tr w:rsidR="005602A8" w14:paraId="46ABB584" w14:textId="77777777" w:rsidTr="00C90B92">
        <w:tc>
          <w:tcPr>
            <w:tcW w:w="3485" w:type="dxa"/>
            <w:tcBorders>
              <w:top w:val="single" w:sz="4" w:space="0" w:color="0E5BA3"/>
              <w:bottom w:val="single" w:sz="4" w:space="0" w:color="0E5BA3"/>
              <w:right w:val="single" w:sz="4" w:space="0" w:color="0E5BA3"/>
            </w:tcBorders>
          </w:tcPr>
          <w:p w14:paraId="2553AF5E" w14:textId="77777777" w:rsidR="005602A8" w:rsidRDefault="005602A8" w:rsidP="007A6EF6">
            <w:pPr>
              <w:rPr>
                <w:rFonts w:cstheme="minorHAnsi"/>
              </w:rPr>
            </w:pPr>
          </w:p>
        </w:tc>
        <w:tc>
          <w:tcPr>
            <w:tcW w:w="3485" w:type="dxa"/>
            <w:tcBorders>
              <w:top w:val="single" w:sz="4" w:space="0" w:color="0E5BA3"/>
              <w:bottom w:val="single" w:sz="4" w:space="0" w:color="0E5BA3"/>
              <w:right w:val="single" w:sz="4" w:space="0" w:color="0E5BA3"/>
            </w:tcBorders>
          </w:tcPr>
          <w:p w14:paraId="167B7E32" w14:textId="77777777" w:rsidR="005602A8" w:rsidRDefault="005602A8" w:rsidP="007A6EF6">
            <w:pPr>
              <w:rPr>
                <w:rFonts w:cstheme="minorHAnsi"/>
              </w:rPr>
            </w:pPr>
          </w:p>
        </w:tc>
        <w:tc>
          <w:tcPr>
            <w:tcW w:w="3486" w:type="dxa"/>
            <w:tcBorders>
              <w:top w:val="single" w:sz="4" w:space="0" w:color="0E5BA3"/>
              <w:left w:val="single" w:sz="4" w:space="0" w:color="0E5BA3"/>
              <w:bottom w:val="single" w:sz="4" w:space="0" w:color="0E5BA3"/>
            </w:tcBorders>
          </w:tcPr>
          <w:p w14:paraId="1AA4FDDD" w14:textId="77777777" w:rsidR="005602A8" w:rsidRDefault="005602A8" w:rsidP="007A6EF6">
            <w:pPr>
              <w:rPr>
                <w:rFonts w:cstheme="minorHAnsi"/>
              </w:rPr>
            </w:pPr>
          </w:p>
        </w:tc>
      </w:tr>
      <w:tr w:rsidR="005602A8" w14:paraId="1C915912" w14:textId="77777777" w:rsidTr="002A0462">
        <w:tc>
          <w:tcPr>
            <w:tcW w:w="3485" w:type="dxa"/>
            <w:tcBorders>
              <w:top w:val="single" w:sz="4" w:space="0" w:color="0E5BA3"/>
              <w:bottom w:val="single" w:sz="4" w:space="0" w:color="0E5BA3"/>
              <w:right w:val="single" w:sz="4" w:space="0" w:color="0E5BA3"/>
            </w:tcBorders>
          </w:tcPr>
          <w:p w14:paraId="445F6591" w14:textId="77777777" w:rsidR="005602A8" w:rsidRDefault="005602A8" w:rsidP="007A6EF6">
            <w:pPr>
              <w:rPr>
                <w:rFonts w:cstheme="minorHAnsi"/>
              </w:rPr>
            </w:pPr>
          </w:p>
        </w:tc>
        <w:tc>
          <w:tcPr>
            <w:tcW w:w="3485" w:type="dxa"/>
            <w:tcBorders>
              <w:top w:val="single" w:sz="4" w:space="0" w:color="0E5BA3"/>
              <w:bottom w:val="single" w:sz="4" w:space="0" w:color="0E5BA3"/>
              <w:right w:val="single" w:sz="4" w:space="0" w:color="0E5BA3"/>
            </w:tcBorders>
          </w:tcPr>
          <w:p w14:paraId="1AC832A3" w14:textId="77777777" w:rsidR="005602A8" w:rsidRDefault="005602A8" w:rsidP="007A6EF6">
            <w:pPr>
              <w:rPr>
                <w:rFonts w:cstheme="minorHAnsi"/>
              </w:rPr>
            </w:pPr>
          </w:p>
        </w:tc>
        <w:tc>
          <w:tcPr>
            <w:tcW w:w="3486" w:type="dxa"/>
            <w:tcBorders>
              <w:top w:val="single" w:sz="4" w:space="0" w:color="0E5BA3"/>
              <w:left w:val="single" w:sz="4" w:space="0" w:color="0E5BA3"/>
              <w:bottom w:val="single" w:sz="4" w:space="0" w:color="0E5BA3"/>
            </w:tcBorders>
          </w:tcPr>
          <w:p w14:paraId="0D4B4B38" w14:textId="77777777" w:rsidR="005602A8" w:rsidRDefault="005602A8" w:rsidP="007A6EF6">
            <w:pPr>
              <w:rPr>
                <w:rFonts w:cstheme="minorHAnsi"/>
              </w:rPr>
            </w:pPr>
          </w:p>
        </w:tc>
      </w:tr>
      <w:tr w:rsidR="005602A8" w14:paraId="2703EB37" w14:textId="77777777" w:rsidTr="00585E8B">
        <w:tc>
          <w:tcPr>
            <w:tcW w:w="3485" w:type="dxa"/>
            <w:tcBorders>
              <w:top w:val="single" w:sz="4" w:space="0" w:color="0E5BA3"/>
              <w:bottom w:val="single" w:sz="4" w:space="0" w:color="0E5BA3"/>
              <w:right w:val="single" w:sz="4" w:space="0" w:color="0E5BA3"/>
            </w:tcBorders>
          </w:tcPr>
          <w:p w14:paraId="0F12C416" w14:textId="77777777" w:rsidR="005602A8" w:rsidRDefault="005602A8" w:rsidP="007A6EF6">
            <w:pPr>
              <w:rPr>
                <w:rFonts w:cstheme="minorHAnsi"/>
              </w:rPr>
            </w:pPr>
          </w:p>
        </w:tc>
        <w:tc>
          <w:tcPr>
            <w:tcW w:w="3485" w:type="dxa"/>
            <w:tcBorders>
              <w:top w:val="single" w:sz="4" w:space="0" w:color="0E5BA3"/>
              <w:bottom w:val="single" w:sz="4" w:space="0" w:color="0E5BA3"/>
              <w:right w:val="single" w:sz="4" w:space="0" w:color="0E5BA3"/>
            </w:tcBorders>
          </w:tcPr>
          <w:p w14:paraId="5DF92A7A" w14:textId="77777777" w:rsidR="005602A8" w:rsidRDefault="005602A8" w:rsidP="007A6EF6">
            <w:pPr>
              <w:rPr>
                <w:rFonts w:cstheme="minorHAnsi"/>
              </w:rPr>
            </w:pPr>
          </w:p>
        </w:tc>
        <w:tc>
          <w:tcPr>
            <w:tcW w:w="3486" w:type="dxa"/>
            <w:tcBorders>
              <w:top w:val="single" w:sz="4" w:space="0" w:color="0E5BA3"/>
              <w:left w:val="single" w:sz="4" w:space="0" w:color="0E5BA3"/>
              <w:bottom w:val="single" w:sz="4" w:space="0" w:color="0E5BA3"/>
            </w:tcBorders>
          </w:tcPr>
          <w:p w14:paraId="3ADF63C9" w14:textId="77777777" w:rsidR="005602A8" w:rsidRDefault="005602A8" w:rsidP="007A6EF6">
            <w:pPr>
              <w:rPr>
                <w:rFonts w:cstheme="minorHAnsi"/>
              </w:rPr>
            </w:pPr>
          </w:p>
        </w:tc>
      </w:tr>
      <w:tr w:rsidR="00485673" w14:paraId="6C17A762" w14:textId="77777777" w:rsidTr="00041F86">
        <w:tc>
          <w:tcPr>
            <w:tcW w:w="10456" w:type="dxa"/>
            <w:gridSpan w:val="3"/>
            <w:tcBorders>
              <w:top w:val="single" w:sz="4" w:space="0" w:color="0E5BA3"/>
              <w:bottom w:val="single" w:sz="4" w:space="0" w:color="0E5BA3"/>
            </w:tcBorders>
          </w:tcPr>
          <w:p w14:paraId="5C63649C" w14:textId="77777777" w:rsidR="00485673" w:rsidRDefault="00485673" w:rsidP="007A6EF6">
            <w:pPr>
              <w:rPr>
                <w:rFonts w:cstheme="minorHAnsi"/>
              </w:rPr>
            </w:pPr>
            <w:r>
              <w:rPr>
                <w:rFonts w:cstheme="minorHAnsi"/>
              </w:rPr>
              <w:t xml:space="preserve">To include details of upcoming events and meetings in the next bulletin, please share details with </w:t>
            </w:r>
            <w:ins w:id="23" w:author="Thakur, Karishma Chand" w:date="2017-11-21T11:07:00Z">
              <w:r w:rsidR="00A45B67">
                <w:rPr>
                  <w:rFonts w:cstheme="minorHAnsi"/>
                </w:rPr>
                <w:fldChar w:fldCharType="begin"/>
              </w:r>
              <w:r w:rsidR="00A45B67">
                <w:rPr>
                  <w:rFonts w:cstheme="minorHAnsi"/>
                </w:rPr>
                <w:instrText>HYPERLINK "mailto:im@sindhuli@hrrpnepal.org"</w:instrText>
              </w:r>
              <w:r w:rsidR="00A45B67">
                <w:rPr>
                  <w:rFonts w:cstheme="minorHAnsi"/>
                </w:rPr>
                <w:fldChar w:fldCharType="separate"/>
              </w:r>
              <w:r w:rsidR="00A45B67">
                <w:rPr>
                  <w:rStyle w:val="Hyperlink"/>
                  <w:rFonts w:cstheme="minorHAnsi"/>
                </w:rPr>
                <w:t>im.sindhuli@hrrpnepal.org</w:t>
              </w:r>
              <w:r w:rsidR="00A45B67">
                <w:rPr>
                  <w:rFonts w:cstheme="minorHAnsi"/>
                </w:rPr>
                <w:fldChar w:fldCharType="end"/>
              </w:r>
              <w:r w:rsidR="00A45B67">
                <w:rPr>
                  <w:rFonts w:cstheme="minorHAnsi"/>
                </w:rPr>
                <w:t xml:space="preserve">  </w:t>
              </w:r>
            </w:ins>
            <w:r>
              <w:rPr>
                <w:rFonts w:cstheme="minorHAnsi"/>
              </w:rPr>
              <w:t>by COB Wednesday of each week.</w:t>
            </w:r>
          </w:p>
        </w:tc>
      </w:tr>
    </w:tbl>
    <w:p w14:paraId="627D5E53" w14:textId="77777777" w:rsidR="005602A8" w:rsidRPr="00604EA6" w:rsidRDefault="005602A8" w:rsidP="005602A8">
      <w:pPr>
        <w:pStyle w:val="Title"/>
        <w:rPr>
          <w:sz w:val="22"/>
        </w:rPr>
      </w:pPr>
    </w:p>
    <w:tbl>
      <w:tblPr>
        <w:tblStyle w:val="TableGrid"/>
        <w:tblW w:w="0" w:type="auto"/>
        <w:tblInd w:w="-113" w:type="dxa"/>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10569"/>
      </w:tblGrid>
      <w:tr w:rsidR="0028307F" w:rsidRPr="00AC7F3E" w14:paraId="3AF01F38" w14:textId="77777777" w:rsidTr="00A45B67">
        <w:trPr>
          <w:trHeight w:val="611"/>
          <w:tblHeader/>
        </w:trPr>
        <w:tc>
          <w:tcPr>
            <w:tcW w:w="10569" w:type="dxa"/>
            <w:shd w:val="clear" w:color="auto" w:fill="0E5BA3"/>
            <w:vAlign w:val="center"/>
          </w:tcPr>
          <w:p w14:paraId="7E987C93" w14:textId="77777777" w:rsidR="0028307F" w:rsidRPr="00AC7F3E" w:rsidRDefault="0028307F" w:rsidP="00260B0E">
            <w:pPr>
              <w:pStyle w:val="Heading2"/>
              <w:ind w:left="360"/>
              <w:outlineLvl w:val="1"/>
            </w:pPr>
            <w:bookmarkStart w:id="24" w:name="_Upcoming_Events_&amp;"/>
            <w:bookmarkStart w:id="25" w:name="_News_&amp;_Updates"/>
            <w:bookmarkEnd w:id="24"/>
            <w:bookmarkEnd w:id="25"/>
            <w:r>
              <w:t>News &amp; Updates</w:t>
            </w:r>
          </w:p>
        </w:tc>
      </w:tr>
      <w:tr w:rsidR="0028307F" w14:paraId="2912B3D8" w14:textId="77777777" w:rsidTr="00A45B67">
        <w:trPr>
          <w:trHeight w:val="1703"/>
          <w:tblHeader/>
        </w:trPr>
        <w:tc>
          <w:tcPr>
            <w:tcW w:w="10569" w:type="dxa"/>
          </w:tcPr>
          <w:p w14:paraId="28EA7F16" w14:textId="77777777" w:rsidR="00260B0E" w:rsidRDefault="00260B0E" w:rsidP="00260B0E">
            <w:pPr>
              <w:rPr>
                <w:rFonts w:cstheme="minorHAnsi"/>
              </w:rPr>
            </w:pPr>
            <w:commentRangeStart w:id="26"/>
            <w:r w:rsidRPr="00260B0E">
              <w:rPr>
                <w:rFonts w:cstheme="minorHAnsi"/>
              </w:rPr>
              <w:t>The HRRP team will keep in touch with the DLPIU engineers and municipal officials on this and will provide support as required.</w:t>
            </w:r>
            <w:commentRangeEnd w:id="26"/>
            <w:r>
              <w:rPr>
                <w:rStyle w:val="CommentReference"/>
              </w:rPr>
              <w:commentReference w:id="26"/>
            </w:r>
            <w:r w:rsidRPr="00260B0E">
              <w:rPr>
                <w:rFonts w:cstheme="minorHAnsi"/>
              </w:rPr>
              <w:t>Where reconstruction in the area has started, it is predominantly hybrid structures (ground floor of stone / brick masonry and first floor of timber and CGI), hollow concrete block, and RCC. None of the households spoken to during the visit who had started construction had seen an inspection form and they had not received a copy </w:t>
            </w:r>
          </w:p>
          <w:p w14:paraId="471A3D5E" w14:textId="77777777" w:rsidR="00260B0E" w:rsidRDefault="00260B0E" w:rsidP="00260B0E">
            <w:pPr>
              <w:rPr>
                <w:rFonts w:cstheme="minorHAnsi"/>
              </w:rPr>
            </w:pPr>
            <w:r w:rsidRPr="00260B0E">
              <w:rPr>
                <w:rFonts w:cstheme="minorHAnsi"/>
              </w:rPr>
              <w:t>of the form from the DLPIU engineers. Most were only aware of the outcome of the inspection because they had </w:t>
            </w:r>
          </w:p>
          <w:p w14:paraId="54B118D6" w14:textId="77777777" w:rsidR="00604EA6" w:rsidRPr="00260B0E" w:rsidRDefault="00260B0E" w:rsidP="00260B0E">
            <w:pPr>
              <w:rPr>
                <w:rFonts w:cstheme="minorHAnsi"/>
              </w:rPr>
            </w:pPr>
            <w:r w:rsidRPr="00260B0E">
              <w:rPr>
                <w:rFonts w:cstheme="minorHAnsi"/>
              </w:rPr>
              <w:t>travelled multiple times to the district headquarters to check with the MoUD DLPIU and their bank. </w:t>
            </w:r>
          </w:p>
        </w:tc>
      </w:tr>
    </w:tbl>
    <w:tbl>
      <w:tblPr>
        <w:tblStyle w:val="TableGrid"/>
        <w:tblpPr w:leftFromText="180" w:rightFromText="180" w:vertAnchor="text" w:horzAnchor="margin" w:tblpY="271"/>
        <w:tblW w:w="0" w:type="auto"/>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3485"/>
        <w:gridCol w:w="3485"/>
        <w:gridCol w:w="3486"/>
      </w:tblGrid>
      <w:tr w:rsidR="00A45B67" w:rsidRPr="00AC7F3E" w14:paraId="4716C023" w14:textId="77777777" w:rsidTr="00A45B67">
        <w:trPr>
          <w:trHeight w:val="576"/>
          <w:tblHeader/>
          <w:ins w:id="27" w:author="Thakur, Karishma Chand" w:date="2017-11-21T11:01:00Z"/>
        </w:trPr>
        <w:tc>
          <w:tcPr>
            <w:tcW w:w="10456" w:type="dxa"/>
            <w:gridSpan w:val="3"/>
            <w:tcBorders>
              <w:bottom w:val="single" w:sz="4" w:space="0" w:color="0E5BA3"/>
            </w:tcBorders>
            <w:shd w:val="clear" w:color="auto" w:fill="0E5BA3"/>
            <w:vAlign w:val="center"/>
          </w:tcPr>
          <w:p w14:paraId="4D8A20BD" w14:textId="77777777" w:rsidR="00A45B67" w:rsidRPr="00AC7F3E" w:rsidRDefault="00A45B67" w:rsidP="00A45B67">
            <w:pPr>
              <w:pStyle w:val="Heading2"/>
              <w:outlineLvl w:val="1"/>
              <w:rPr>
                <w:ins w:id="28" w:author="Thakur, Karishma Chand" w:date="2017-11-21T11:01:00Z"/>
              </w:rPr>
            </w:pPr>
            <w:ins w:id="29" w:author="Thakur, Karishma Chand" w:date="2017-11-21T11:01:00Z">
              <w:r>
                <w:t>Questions Collected</w:t>
              </w:r>
            </w:ins>
          </w:p>
        </w:tc>
      </w:tr>
      <w:tr w:rsidR="00A45B67" w14:paraId="608DF363" w14:textId="77777777" w:rsidTr="00A45B67">
        <w:trPr>
          <w:ins w:id="30" w:author="Thakur, Karishma Chand" w:date="2017-11-21T11:01:00Z"/>
        </w:trPr>
        <w:tc>
          <w:tcPr>
            <w:tcW w:w="3485" w:type="dxa"/>
            <w:tcBorders>
              <w:top w:val="single" w:sz="4" w:space="0" w:color="0E5BA3"/>
              <w:bottom w:val="single" w:sz="4" w:space="0" w:color="0E5BA3"/>
              <w:right w:val="single" w:sz="4" w:space="0" w:color="0E5BA3"/>
            </w:tcBorders>
            <w:shd w:val="clear" w:color="auto" w:fill="B4C6E7" w:themeFill="accent1" w:themeFillTint="66"/>
          </w:tcPr>
          <w:p w14:paraId="4ED5D183" w14:textId="77777777" w:rsidR="00A45B67" w:rsidRPr="005602A8" w:rsidRDefault="00A45B67" w:rsidP="00A45B67">
            <w:pPr>
              <w:rPr>
                <w:ins w:id="31" w:author="Thakur, Karishma Chand" w:date="2017-11-21T11:01:00Z"/>
                <w:rFonts w:cstheme="minorHAnsi"/>
                <w:b/>
              </w:rPr>
            </w:pPr>
            <w:ins w:id="32" w:author="Thakur, Karishma Chand" w:date="2017-11-21T11:01:00Z">
              <w:r w:rsidRPr="005602A8">
                <w:rPr>
                  <w:rFonts w:cstheme="minorHAnsi"/>
                  <w:b/>
                </w:rPr>
                <w:t>Question</w:t>
              </w:r>
            </w:ins>
          </w:p>
        </w:tc>
        <w:tc>
          <w:tcPr>
            <w:tcW w:w="3485" w:type="dxa"/>
            <w:tcBorders>
              <w:top w:val="single" w:sz="4" w:space="0" w:color="0E5BA3"/>
              <w:left w:val="single" w:sz="4" w:space="0" w:color="0E5BA3"/>
              <w:bottom w:val="single" w:sz="4" w:space="0" w:color="0E5BA3"/>
              <w:right w:val="single" w:sz="4" w:space="0" w:color="0E5BA3"/>
            </w:tcBorders>
            <w:shd w:val="clear" w:color="auto" w:fill="B4C6E7" w:themeFill="accent1" w:themeFillTint="66"/>
          </w:tcPr>
          <w:p w14:paraId="7BD35D69" w14:textId="77777777" w:rsidR="00A45B67" w:rsidRPr="005602A8" w:rsidRDefault="00A45B67" w:rsidP="00A45B67">
            <w:pPr>
              <w:rPr>
                <w:ins w:id="33" w:author="Thakur, Karishma Chand" w:date="2017-11-21T11:01:00Z"/>
                <w:rFonts w:cstheme="minorHAnsi"/>
                <w:b/>
              </w:rPr>
            </w:pPr>
            <w:ins w:id="34" w:author="Thakur, Karishma Chand" w:date="2017-11-21T11:01:00Z">
              <w:r w:rsidRPr="005602A8">
                <w:rPr>
                  <w:rFonts w:cstheme="minorHAnsi"/>
                  <w:b/>
                </w:rPr>
                <w:t>Who Asked the Question?</w:t>
              </w:r>
            </w:ins>
          </w:p>
        </w:tc>
        <w:tc>
          <w:tcPr>
            <w:tcW w:w="3486" w:type="dxa"/>
            <w:tcBorders>
              <w:top w:val="single" w:sz="4" w:space="0" w:color="0E5BA3"/>
              <w:left w:val="single" w:sz="4" w:space="0" w:color="0E5BA3"/>
              <w:bottom w:val="single" w:sz="4" w:space="0" w:color="0E5BA3"/>
            </w:tcBorders>
            <w:shd w:val="clear" w:color="auto" w:fill="B4C6E7" w:themeFill="accent1" w:themeFillTint="66"/>
          </w:tcPr>
          <w:p w14:paraId="76B388A4" w14:textId="77777777" w:rsidR="00A45B67" w:rsidRPr="005602A8" w:rsidRDefault="00A45B67" w:rsidP="00A45B67">
            <w:pPr>
              <w:rPr>
                <w:ins w:id="35" w:author="Thakur, Karishma Chand" w:date="2017-11-21T11:01:00Z"/>
                <w:rFonts w:cstheme="minorHAnsi"/>
                <w:b/>
              </w:rPr>
            </w:pPr>
            <w:ins w:id="36" w:author="Thakur, Karishma Chand" w:date="2017-11-21T11:01:00Z">
              <w:r w:rsidRPr="005602A8">
                <w:rPr>
                  <w:rFonts w:cstheme="minorHAnsi"/>
                  <w:b/>
                </w:rPr>
                <w:t>Response Provided (By Whom)</w:t>
              </w:r>
            </w:ins>
          </w:p>
        </w:tc>
      </w:tr>
      <w:tr w:rsidR="00A45B67" w14:paraId="4E7A6BEE" w14:textId="77777777" w:rsidTr="00A45B67">
        <w:trPr>
          <w:ins w:id="37" w:author="Thakur, Karishma Chand" w:date="2017-11-21T11:01:00Z"/>
        </w:trPr>
        <w:tc>
          <w:tcPr>
            <w:tcW w:w="3485" w:type="dxa"/>
            <w:tcBorders>
              <w:top w:val="single" w:sz="4" w:space="0" w:color="0E5BA3"/>
              <w:bottom w:val="single" w:sz="4" w:space="0" w:color="0E5BA3"/>
              <w:right w:val="single" w:sz="4" w:space="0" w:color="0E5BA3"/>
            </w:tcBorders>
          </w:tcPr>
          <w:p w14:paraId="40BF07E3" w14:textId="77777777" w:rsidR="00A45B67" w:rsidRDefault="00A45B67" w:rsidP="00A45B67">
            <w:pPr>
              <w:rPr>
                <w:ins w:id="38" w:author="Thakur, Karishma Chand" w:date="2017-11-21T11:01:00Z"/>
                <w:rFonts w:cstheme="minorHAnsi"/>
              </w:rPr>
            </w:pPr>
          </w:p>
        </w:tc>
        <w:tc>
          <w:tcPr>
            <w:tcW w:w="3485" w:type="dxa"/>
            <w:tcBorders>
              <w:top w:val="single" w:sz="4" w:space="0" w:color="0E5BA3"/>
              <w:left w:val="single" w:sz="4" w:space="0" w:color="0E5BA3"/>
              <w:bottom w:val="single" w:sz="4" w:space="0" w:color="0E5BA3"/>
              <w:right w:val="single" w:sz="4" w:space="0" w:color="0E5BA3"/>
            </w:tcBorders>
          </w:tcPr>
          <w:p w14:paraId="7B9E7105" w14:textId="77777777" w:rsidR="00A45B67" w:rsidRDefault="00A45B67" w:rsidP="00A45B67">
            <w:pPr>
              <w:rPr>
                <w:ins w:id="39" w:author="Thakur, Karishma Chand" w:date="2017-11-21T11:01:00Z"/>
                <w:rFonts w:cstheme="minorHAnsi"/>
              </w:rPr>
            </w:pPr>
          </w:p>
        </w:tc>
        <w:tc>
          <w:tcPr>
            <w:tcW w:w="3486" w:type="dxa"/>
            <w:tcBorders>
              <w:top w:val="single" w:sz="4" w:space="0" w:color="0E5BA3"/>
              <w:left w:val="single" w:sz="4" w:space="0" w:color="0E5BA3"/>
              <w:bottom w:val="single" w:sz="4" w:space="0" w:color="0E5BA3"/>
            </w:tcBorders>
          </w:tcPr>
          <w:p w14:paraId="0862B9B1" w14:textId="77777777" w:rsidR="00A45B67" w:rsidRDefault="00A45B67" w:rsidP="00A45B67">
            <w:pPr>
              <w:rPr>
                <w:ins w:id="40" w:author="Thakur, Karishma Chand" w:date="2017-11-21T11:01:00Z"/>
                <w:rFonts w:cstheme="minorHAnsi"/>
              </w:rPr>
            </w:pPr>
          </w:p>
        </w:tc>
      </w:tr>
      <w:tr w:rsidR="00A45B67" w14:paraId="5D5AD824" w14:textId="77777777" w:rsidTr="00A45B67">
        <w:trPr>
          <w:ins w:id="41" w:author="Thakur, Karishma Chand" w:date="2017-11-21T11:01:00Z"/>
        </w:trPr>
        <w:tc>
          <w:tcPr>
            <w:tcW w:w="3485" w:type="dxa"/>
            <w:tcBorders>
              <w:top w:val="single" w:sz="4" w:space="0" w:color="0E5BA3"/>
              <w:bottom w:val="single" w:sz="4" w:space="0" w:color="0E5BA3"/>
              <w:right w:val="single" w:sz="4" w:space="0" w:color="0E5BA3"/>
            </w:tcBorders>
          </w:tcPr>
          <w:p w14:paraId="498B5EE1" w14:textId="77777777" w:rsidR="00A45B67" w:rsidRDefault="00A45B67" w:rsidP="00A45B67">
            <w:pPr>
              <w:rPr>
                <w:ins w:id="42" w:author="Thakur, Karishma Chand" w:date="2017-11-21T11:01:00Z"/>
                <w:rFonts w:cstheme="minorHAnsi"/>
              </w:rPr>
            </w:pPr>
          </w:p>
        </w:tc>
        <w:tc>
          <w:tcPr>
            <w:tcW w:w="3485" w:type="dxa"/>
            <w:tcBorders>
              <w:top w:val="single" w:sz="4" w:space="0" w:color="0E5BA3"/>
              <w:left w:val="single" w:sz="4" w:space="0" w:color="0E5BA3"/>
              <w:bottom w:val="single" w:sz="4" w:space="0" w:color="0E5BA3"/>
              <w:right w:val="single" w:sz="4" w:space="0" w:color="0E5BA3"/>
            </w:tcBorders>
          </w:tcPr>
          <w:p w14:paraId="02C3BA47" w14:textId="77777777" w:rsidR="00A45B67" w:rsidRDefault="00A45B67" w:rsidP="00A45B67">
            <w:pPr>
              <w:rPr>
                <w:ins w:id="43" w:author="Thakur, Karishma Chand" w:date="2017-11-21T11:01:00Z"/>
                <w:rFonts w:cstheme="minorHAnsi"/>
              </w:rPr>
            </w:pPr>
          </w:p>
        </w:tc>
        <w:tc>
          <w:tcPr>
            <w:tcW w:w="3486" w:type="dxa"/>
            <w:tcBorders>
              <w:top w:val="single" w:sz="4" w:space="0" w:color="0E5BA3"/>
              <w:left w:val="single" w:sz="4" w:space="0" w:color="0E5BA3"/>
              <w:bottom w:val="single" w:sz="4" w:space="0" w:color="0E5BA3"/>
            </w:tcBorders>
          </w:tcPr>
          <w:p w14:paraId="29CDF5C9" w14:textId="77777777" w:rsidR="00A45B67" w:rsidRDefault="00A45B67" w:rsidP="00A45B67">
            <w:pPr>
              <w:rPr>
                <w:ins w:id="44" w:author="Thakur, Karishma Chand" w:date="2017-11-21T11:01:00Z"/>
                <w:rFonts w:cstheme="minorHAnsi"/>
              </w:rPr>
            </w:pPr>
          </w:p>
        </w:tc>
      </w:tr>
      <w:tr w:rsidR="00A45B67" w14:paraId="096B7503" w14:textId="77777777" w:rsidTr="00A45B67">
        <w:trPr>
          <w:ins w:id="45" w:author="Thakur, Karishma Chand" w:date="2017-11-21T11:01:00Z"/>
        </w:trPr>
        <w:tc>
          <w:tcPr>
            <w:tcW w:w="3485" w:type="dxa"/>
            <w:tcBorders>
              <w:top w:val="single" w:sz="4" w:space="0" w:color="0E5BA3"/>
              <w:bottom w:val="single" w:sz="4" w:space="0" w:color="0E5BA3"/>
              <w:right w:val="single" w:sz="4" w:space="0" w:color="0E5BA3"/>
            </w:tcBorders>
          </w:tcPr>
          <w:p w14:paraId="0122CFCC" w14:textId="77777777" w:rsidR="00A45B67" w:rsidRDefault="00A45B67" w:rsidP="00A45B67">
            <w:pPr>
              <w:rPr>
                <w:ins w:id="46" w:author="Thakur, Karishma Chand" w:date="2017-11-21T11:01:00Z"/>
                <w:rFonts w:cstheme="minorHAnsi"/>
              </w:rPr>
            </w:pPr>
          </w:p>
        </w:tc>
        <w:tc>
          <w:tcPr>
            <w:tcW w:w="3485" w:type="dxa"/>
            <w:tcBorders>
              <w:top w:val="single" w:sz="4" w:space="0" w:color="0E5BA3"/>
              <w:left w:val="single" w:sz="4" w:space="0" w:color="0E5BA3"/>
              <w:bottom w:val="single" w:sz="4" w:space="0" w:color="0E5BA3"/>
              <w:right w:val="single" w:sz="4" w:space="0" w:color="0E5BA3"/>
            </w:tcBorders>
          </w:tcPr>
          <w:p w14:paraId="2F8A7C1C" w14:textId="77777777" w:rsidR="00A45B67" w:rsidRDefault="00A45B67" w:rsidP="00A45B67">
            <w:pPr>
              <w:rPr>
                <w:ins w:id="47" w:author="Thakur, Karishma Chand" w:date="2017-11-21T11:01:00Z"/>
                <w:rFonts w:cstheme="minorHAnsi"/>
              </w:rPr>
            </w:pPr>
          </w:p>
        </w:tc>
        <w:tc>
          <w:tcPr>
            <w:tcW w:w="3486" w:type="dxa"/>
            <w:tcBorders>
              <w:top w:val="single" w:sz="4" w:space="0" w:color="0E5BA3"/>
              <w:left w:val="single" w:sz="4" w:space="0" w:color="0E5BA3"/>
              <w:bottom w:val="single" w:sz="4" w:space="0" w:color="0E5BA3"/>
            </w:tcBorders>
          </w:tcPr>
          <w:p w14:paraId="6EC7FE16" w14:textId="77777777" w:rsidR="00A45B67" w:rsidRDefault="00A45B67" w:rsidP="00A45B67">
            <w:pPr>
              <w:rPr>
                <w:ins w:id="48" w:author="Thakur, Karishma Chand" w:date="2017-11-21T11:01:00Z"/>
                <w:rFonts w:cstheme="minorHAnsi"/>
              </w:rPr>
            </w:pPr>
          </w:p>
        </w:tc>
      </w:tr>
      <w:tr w:rsidR="00A45B67" w14:paraId="542D0136" w14:textId="77777777" w:rsidTr="00A45B67">
        <w:trPr>
          <w:ins w:id="49" w:author="Thakur, Karishma Chand" w:date="2017-11-21T11:01:00Z"/>
        </w:trPr>
        <w:tc>
          <w:tcPr>
            <w:tcW w:w="3485" w:type="dxa"/>
            <w:tcBorders>
              <w:top w:val="single" w:sz="4" w:space="0" w:color="0E5BA3"/>
              <w:bottom w:val="single" w:sz="4" w:space="0" w:color="0E5BA3"/>
              <w:right w:val="single" w:sz="4" w:space="0" w:color="0E5BA3"/>
            </w:tcBorders>
          </w:tcPr>
          <w:p w14:paraId="7A74BC3E" w14:textId="77777777" w:rsidR="00A45B67" w:rsidRDefault="00A45B67" w:rsidP="00A45B67">
            <w:pPr>
              <w:rPr>
                <w:ins w:id="50" w:author="Thakur, Karishma Chand" w:date="2017-11-21T11:01:00Z"/>
                <w:rFonts w:cstheme="minorHAnsi"/>
              </w:rPr>
            </w:pPr>
            <w:commentRangeStart w:id="51"/>
          </w:p>
        </w:tc>
        <w:commentRangeEnd w:id="51"/>
        <w:tc>
          <w:tcPr>
            <w:tcW w:w="3485" w:type="dxa"/>
            <w:tcBorders>
              <w:top w:val="single" w:sz="4" w:space="0" w:color="0E5BA3"/>
              <w:left w:val="single" w:sz="4" w:space="0" w:color="0E5BA3"/>
              <w:bottom w:val="single" w:sz="4" w:space="0" w:color="0E5BA3"/>
              <w:right w:val="single" w:sz="4" w:space="0" w:color="0E5BA3"/>
            </w:tcBorders>
          </w:tcPr>
          <w:p w14:paraId="6B6693A7" w14:textId="77777777" w:rsidR="00A45B67" w:rsidRDefault="00235324" w:rsidP="00A45B67">
            <w:pPr>
              <w:rPr>
                <w:ins w:id="52" w:author="Thakur, Karishma Chand" w:date="2017-11-21T11:01:00Z"/>
                <w:rFonts w:cstheme="minorHAnsi"/>
              </w:rPr>
            </w:pPr>
            <w:ins w:id="53" w:author="Thakur, Karishma Chand" w:date="2017-11-21T11:17:00Z">
              <w:r>
                <w:rPr>
                  <w:rStyle w:val="CommentReference"/>
                </w:rPr>
                <w:commentReference w:id="51"/>
              </w:r>
            </w:ins>
          </w:p>
        </w:tc>
        <w:tc>
          <w:tcPr>
            <w:tcW w:w="3486" w:type="dxa"/>
            <w:tcBorders>
              <w:top w:val="single" w:sz="4" w:space="0" w:color="0E5BA3"/>
              <w:left w:val="single" w:sz="4" w:space="0" w:color="0E5BA3"/>
              <w:bottom w:val="single" w:sz="4" w:space="0" w:color="0E5BA3"/>
            </w:tcBorders>
          </w:tcPr>
          <w:p w14:paraId="593B54B1" w14:textId="77777777" w:rsidR="00A45B67" w:rsidRDefault="00A45B67" w:rsidP="00A45B67">
            <w:pPr>
              <w:rPr>
                <w:ins w:id="54" w:author="Thakur, Karishma Chand" w:date="2017-11-21T11:01:00Z"/>
                <w:rFonts w:cstheme="minorHAnsi"/>
              </w:rPr>
            </w:pPr>
          </w:p>
        </w:tc>
      </w:tr>
    </w:tbl>
    <w:p w14:paraId="5D945892" w14:textId="77777777" w:rsidR="00AC7F3E" w:rsidRPr="00561838" w:rsidRDefault="00AC7F3E">
      <w:pPr>
        <w:rPr>
          <w:rFonts w:ascii="Georgia" w:hAnsi="Georgia"/>
          <w:sz w:val="16"/>
          <w:szCs w:val="16"/>
        </w:rPr>
      </w:pPr>
      <w:bookmarkStart w:id="55" w:name="_GoBack"/>
      <w:bookmarkEnd w:id="55"/>
    </w:p>
    <w:p w14:paraId="1F16BEB8" w14:textId="77777777" w:rsidR="0028307F" w:rsidRPr="00624E7B" w:rsidRDefault="0028307F">
      <w:pPr>
        <w:rPr>
          <w:rFonts w:ascii="Georgia" w:hAnsi="Georgia"/>
          <w:sz w:val="12"/>
          <w:szCs w:val="18"/>
        </w:rPr>
      </w:pPr>
      <w:bookmarkStart w:id="56" w:name="_Field_Visit_Report"/>
      <w:bookmarkEnd w:id="56"/>
    </w:p>
    <w:p w14:paraId="469F5EFA" w14:textId="77777777" w:rsidR="00B81923" w:rsidRPr="00ED56B1" w:rsidDel="00A45B67" w:rsidRDefault="00B81923" w:rsidP="00B81923">
      <w:pPr>
        <w:pStyle w:val="Title"/>
        <w:rPr>
          <w:del w:id="57" w:author="Thakur, Karishma Chand" w:date="2017-11-21T11:01:00Z"/>
          <w:rFonts w:asciiTheme="minorHAnsi" w:hAnsiTheme="minorHAnsi" w:cstheme="minorHAnsi"/>
          <w:sz w:val="22"/>
          <w:szCs w:val="38"/>
        </w:rPr>
      </w:pPr>
      <w:commentRangeStart w:id="58"/>
    </w:p>
    <w:tbl>
      <w:tblPr>
        <w:tblStyle w:val="TableGrid"/>
        <w:tblW w:w="0" w:type="auto"/>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3485"/>
        <w:gridCol w:w="3485"/>
        <w:gridCol w:w="3486"/>
      </w:tblGrid>
      <w:tr w:rsidR="0028307F" w:rsidRPr="00AC7F3E" w:rsidDel="00A45B67" w14:paraId="31EB0208" w14:textId="77777777" w:rsidTr="005602A8">
        <w:trPr>
          <w:trHeight w:val="576"/>
          <w:tblHeader/>
          <w:del w:id="59" w:author="Thakur, Karishma Chand" w:date="2017-11-21T11:01:00Z"/>
        </w:trPr>
        <w:tc>
          <w:tcPr>
            <w:tcW w:w="10456" w:type="dxa"/>
            <w:gridSpan w:val="3"/>
            <w:tcBorders>
              <w:bottom w:val="single" w:sz="4" w:space="0" w:color="0E5BA3"/>
            </w:tcBorders>
            <w:shd w:val="clear" w:color="auto" w:fill="0E5BA3"/>
            <w:vAlign w:val="center"/>
          </w:tcPr>
          <w:p w14:paraId="6B0B7742" w14:textId="77777777" w:rsidR="0028307F" w:rsidRPr="00AC7F3E" w:rsidDel="00A45B67" w:rsidRDefault="0028307F" w:rsidP="000608B3">
            <w:pPr>
              <w:pStyle w:val="Heading2"/>
              <w:outlineLvl w:val="1"/>
              <w:rPr>
                <w:del w:id="60" w:author="Thakur, Karishma Chand" w:date="2017-11-21T11:01:00Z"/>
              </w:rPr>
            </w:pPr>
            <w:bookmarkStart w:id="61" w:name="_Questions_Collected"/>
            <w:bookmarkEnd w:id="61"/>
            <w:del w:id="62" w:author="Thakur, Karishma Chand" w:date="2017-11-21T11:01:00Z">
              <w:r w:rsidDel="00A45B67">
                <w:delText>Questions Collected</w:delText>
              </w:r>
            </w:del>
          </w:p>
        </w:tc>
      </w:tr>
      <w:tr w:rsidR="005602A8" w:rsidDel="00A45B67" w14:paraId="3BC5A31F" w14:textId="77777777" w:rsidTr="005602A8">
        <w:trPr>
          <w:del w:id="63" w:author="Thakur, Karishma Chand" w:date="2017-11-21T11:01:00Z"/>
        </w:trPr>
        <w:tc>
          <w:tcPr>
            <w:tcW w:w="3485" w:type="dxa"/>
            <w:tcBorders>
              <w:top w:val="single" w:sz="4" w:space="0" w:color="0E5BA3"/>
              <w:bottom w:val="single" w:sz="4" w:space="0" w:color="0E5BA3"/>
              <w:right w:val="single" w:sz="4" w:space="0" w:color="0E5BA3"/>
            </w:tcBorders>
            <w:shd w:val="clear" w:color="auto" w:fill="B4C6E7" w:themeFill="accent1" w:themeFillTint="66"/>
          </w:tcPr>
          <w:p w14:paraId="1FB9CBD8" w14:textId="77777777" w:rsidR="005602A8" w:rsidRPr="005602A8" w:rsidDel="00A45B67" w:rsidRDefault="005602A8" w:rsidP="002E4895">
            <w:pPr>
              <w:rPr>
                <w:del w:id="64" w:author="Thakur, Karishma Chand" w:date="2017-11-21T11:01:00Z"/>
                <w:rFonts w:cstheme="minorHAnsi"/>
                <w:b/>
              </w:rPr>
            </w:pPr>
            <w:del w:id="65" w:author="Thakur, Karishma Chand" w:date="2017-11-21T11:01:00Z">
              <w:r w:rsidRPr="005602A8" w:rsidDel="00A45B67">
                <w:rPr>
                  <w:rFonts w:cstheme="minorHAnsi"/>
                  <w:b/>
                </w:rPr>
                <w:delText>Question</w:delText>
              </w:r>
            </w:del>
          </w:p>
        </w:tc>
        <w:tc>
          <w:tcPr>
            <w:tcW w:w="3485" w:type="dxa"/>
            <w:tcBorders>
              <w:top w:val="single" w:sz="4" w:space="0" w:color="0E5BA3"/>
              <w:left w:val="single" w:sz="4" w:space="0" w:color="0E5BA3"/>
              <w:bottom w:val="single" w:sz="4" w:space="0" w:color="0E5BA3"/>
              <w:right w:val="single" w:sz="4" w:space="0" w:color="0E5BA3"/>
            </w:tcBorders>
            <w:shd w:val="clear" w:color="auto" w:fill="B4C6E7" w:themeFill="accent1" w:themeFillTint="66"/>
          </w:tcPr>
          <w:p w14:paraId="35CDD644" w14:textId="77777777" w:rsidR="005602A8" w:rsidRPr="005602A8" w:rsidDel="00A45B67" w:rsidRDefault="005602A8" w:rsidP="002E4895">
            <w:pPr>
              <w:rPr>
                <w:del w:id="66" w:author="Thakur, Karishma Chand" w:date="2017-11-21T11:01:00Z"/>
                <w:rFonts w:cstheme="minorHAnsi"/>
                <w:b/>
              </w:rPr>
            </w:pPr>
            <w:del w:id="67" w:author="Thakur, Karishma Chand" w:date="2017-11-21T11:01:00Z">
              <w:r w:rsidRPr="005602A8" w:rsidDel="00A45B67">
                <w:rPr>
                  <w:rFonts w:cstheme="minorHAnsi"/>
                  <w:b/>
                </w:rPr>
                <w:delText>Who Asked the Question?</w:delText>
              </w:r>
            </w:del>
          </w:p>
        </w:tc>
        <w:tc>
          <w:tcPr>
            <w:tcW w:w="3486" w:type="dxa"/>
            <w:tcBorders>
              <w:top w:val="single" w:sz="4" w:space="0" w:color="0E5BA3"/>
              <w:left w:val="single" w:sz="4" w:space="0" w:color="0E5BA3"/>
              <w:bottom w:val="single" w:sz="4" w:space="0" w:color="0E5BA3"/>
            </w:tcBorders>
            <w:shd w:val="clear" w:color="auto" w:fill="B4C6E7" w:themeFill="accent1" w:themeFillTint="66"/>
          </w:tcPr>
          <w:p w14:paraId="34A1BC68" w14:textId="77777777" w:rsidR="005602A8" w:rsidRPr="005602A8" w:rsidDel="00A45B67" w:rsidRDefault="005602A8" w:rsidP="002E4895">
            <w:pPr>
              <w:rPr>
                <w:del w:id="68" w:author="Thakur, Karishma Chand" w:date="2017-11-21T11:01:00Z"/>
                <w:rFonts w:cstheme="minorHAnsi"/>
                <w:b/>
              </w:rPr>
            </w:pPr>
            <w:del w:id="69" w:author="Thakur, Karishma Chand" w:date="2017-11-21T11:01:00Z">
              <w:r w:rsidRPr="005602A8" w:rsidDel="00A45B67">
                <w:rPr>
                  <w:rFonts w:cstheme="minorHAnsi"/>
                  <w:b/>
                </w:rPr>
                <w:delText>Response Provided (By Whom)</w:delText>
              </w:r>
            </w:del>
          </w:p>
        </w:tc>
      </w:tr>
      <w:tr w:rsidR="005602A8" w:rsidDel="00A45B67" w14:paraId="2F2C5AEC" w14:textId="77777777" w:rsidTr="005602A8">
        <w:trPr>
          <w:del w:id="70" w:author="Thakur, Karishma Chand" w:date="2017-11-21T11:01:00Z"/>
        </w:trPr>
        <w:tc>
          <w:tcPr>
            <w:tcW w:w="3485" w:type="dxa"/>
            <w:tcBorders>
              <w:top w:val="single" w:sz="4" w:space="0" w:color="0E5BA3"/>
              <w:bottom w:val="single" w:sz="4" w:space="0" w:color="0E5BA3"/>
              <w:right w:val="single" w:sz="4" w:space="0" w:color="0E5BA3"/>
            </w:tcBorders>
          </w:tcPr>
          <w:p w14:paraId="280F9EBA" w14:textId="77777777" w:rsidR="005602A8" w:rsidDel="00A45B67" w:rsidRDefault="005602A8" w:rsidP="002E4895">
            <w:pPr>
              <w:rPr>
                <w:del w:id="71" w:author="Thakur, Karishma Chand" w:date="2017-11-21T11:01:00Z"/>
                <w:rFonts w:cstheme="minorHAnsi"/>
              </w:rPr>
            </w:pPr>
          </w:p>
        </w:tc>
        <w:tc>
          <w:tcPr>
            <w:tcW w:w="3485" w:type="dxa"/>
            <w:tcBorders>
              <w:top w:val="single" w:sz="4" w:space="0" w:color="0E5BA3"/>
              <w:left w:val="single" w:sz="4" w:space="0" w:color="0E5BA3"/>
              <w:bottom w:val="single" w:sz="4" w:space="0" w:color="0E5BA3"/>
              <w:right w:val="single" w:sz="4" w:space="0" w:color="0E5BA3"/>
            </w:tcBorders>
          </w:tcPr>
          <w:p w14:paraId="7A48FD77" w14:textId="77777777" w:rsidR="005602A8" w:rsidDel="00A45B67" w:rsidRDefault="005602A8" w:rsidP="002E4895">
            <w:pPr>
              <w:rPr>
                <w:del w:id="72" w:author="Thakur, Karishma Chand" w:date="2017-11-21T11:01:00Z"/>
                <w:rFonts w:cstheme="minorHAnsi"/>
              </w:rPr>
            </w:pPr>
          </w:p>
        </w:tc>
        <w:tc>
          <w:tcPr>
            <w:tcW w:w="3486" w:type="dxa"/>
            <w:tcBorders>
              <w:top w:val="single" w:sz="4" w:space="0" w:color="0E5BA3"/>
              <w:left w:val="single" w:sz="4" w:space="0" w:color="0E5BA3"/>
              <w:bottom w:val="single" w:sz="4" w:space="0" w:color="0E5BA3"/>
            </w:tcBorders>
          </w:tcPr>
          <w:p w14:paraId="5D30AB66" w14:textId="77777777" w:rsidR="005602A8" w:rsidDel="00A45B67" w:rsidRDefault="005602A8" w:rsidP="002E4895">
            <w:pPr>
              <w:rPr>
                <w:del w:id="73" w:author="Thakur, Karishma Chand" w:date="2017-11-21T11:01:00Z"/>
                <w:rFonts w:cstheme="minorHAnsi"/>
              </w:rPr>
            </w:pPr>
          </w:p>
        </w:tc>
      </w:tr>
      <w:tr w:rsidR="005602A8" w:rsidDel="00A45B67" w14:paraId="3EF23AE6" w14:textId="77777777" w:rsidTr="005602A8">
        <w:trPr>
          <w:del w:id="74" w:author="Thakur, Karishma Chand" w:date="2017-11-21T11:01:00Z"/>
        </w:trPr>
        <w:tc>
          <w:tcPr>
            <w:tcW w:w="3485" w:type="dxa"/>
            <w:tcBorders>
              <w:top w:val="single" w:sz="4" w:space="0" w:color="0E5BA3"/>
              <w:bottom w:val="single" w:sz="4" w:space="0" w:color="0E5BA3"/>
              <w:right w:val="single" w:sz="4" w:space="0" w:color="0E5BA3"/>
            </w:tcBorders>
          </w:tcPr>
          <w:p w14:paraId="53A8D4AB" w14:textId="77777777" w:rsidR="005602A8" w:rsidDel="00A45B67" w:rsidRDefault="005602A8" w:rsidP="002E4895">
            <w:pPr>
              <w:rPr>
                <w:del w:id="75" w:author="Thakur, Karishma Chand" w:date="2017-11-21T11:01:00Z"/>
                <w:rFonts w:cstheme="minorHAnsi"/>
              </w:rPr>
            </w:pPr>
          </w:p>
        </w:tc>
        <w:tc>
          <w:tcPr>
            <w:tcW w:w="3485" w:type="dxa"/>
            <w:tcBorders>
              <w:top w:val="single" w:sz="4" w:space="0" w:color="0E5BA3"/>
              <w:left w:val="single" w:sz="4" w:space="0" w:color="0E5BA3"/>
              <w:bottom w:val="single" w:sz="4" w:space="0" w:color="0E5BA3"/>
              <w:right w:val="single" w:sz="4" w:space="0" w:color="0E5BA3"/>
            </w:tcBorders>
          </w:tcPr>
          <w:p w14:paraId="0EF38229" w14:textId="77777777" w:rsidR="005602A8" w:rsidDel="00A45B67" w:rsidRDefault="005602A8" w:rsidP="002E4895">
            <w:pPr>
              <w:rPr>
                <w:del w:id="76" w:author="Thakur, Karishma Chand" w:date="2017-11-21T11:01:00Z"/>
                <w:rFonts w:cstheme="minorHAnsi"/>
              </w:rPr>
            </w:pPr>
          </w:p>
        </w:tc>
        <w:tc>
          <w:tcPr>
            <w:tcW w:w="3486" w:type="dxa"/>
            <w:tcBorders>
              <w:top w:val="single" w:sz="4" w:space="0" w:color="0E5BA3"/>
              <w:left w:val="single" w:sz="4" w:space="0" w:color="0E5BA3"/>
              <w:bottom w:val="single" w:sz="4" w:space="0" w:color="0E5BA3"/>
            </w:tcBorders>
          </w:tcPr>
          <w:p w14:paraId="2ED510CC" w14:textId="77777777" w:rsidR="005602A8" w:rsidDel="00A45B67" w:rsidRDefault="005602A8" w:rsidP="002E4895">
            <w:pPr>
              <w:rPr>
                <w:del w:id="77" w:author="Thakur, Karishma Chand" w:date="2017-11-21T11:01:00Z"/>
                <w:rFonts w:cstheme="minorHAnsi"/>
              </w:rPr>
            </w:pPr>
          </w:p>
        </w:tc>
      </w:tr>
      <w:tr w:rsidR="005602A8" w:rsidDel="00A45B67" w14:paraId="5D4D1DCA" w14:textId="77777777" w:rsidTr="005602A8">
        <w:trPr>
          <w:del w:id="78" w:author="Thakur, Karishma Chand" w:date="2017-11-21T11:01:00Z"/>
        </w:trPr>
        <w:tc>
          <w:tcPr>
            <w:tcW w:w="3485" w:type="dxa"/>
            <w:tcBorders>
              <w:top w:val="single" w:sz="4" w:space="0" w:color="0E5BA3"/>
              <w:bottom w:val="single" w:sz="4" w:space="0" w:color="0E5BA3"/>
              <w:right w:val="single" w:sz="4" w:space="0" w:color="0E5BA3"/>
            </w:tcBorders>
          </w:tcPr>
          <w:p w14:paraId="6DCA6CC2" w14:textId="77777777" w:rsidR="005602A8" w:rsidDel="00A45B67" w:rsidRDefault="005602A8" w:rsidP="002E4895">
            <w:pPr>
              <w:rPr>
                <w:del w:id="79" w:author="Thakur, Karishma Chand" w:date="2017-11-21T11:01:00Z"/>
                <w:rFonts w:cstheme="minorHAnsi"/>
              </w:rPr>
            </w:pPr>
          </w:p>
        </w:tc>
        <w:tc>
          <w:tcPr>
            <w:tcW w:w="3485" w:type="dxa"/>
            <w:tcBorders>
              <w:top w:val="single" w:sz="4" w:space="0" w:color="0E5BA3"/>
              <w:left w:val="single" w:sz="4" w:space="0" w:color="0E5BA3"/>
              <w:bottom w:val="single" w:sz="4" w:space="0" w:color="0E5BA3"/>
              <w:right w:val="single" w:sz="4" w:space="0" w:color="0E5BA3"/>
            </w:tcBorders>
          </w:tcPr>
          <w:p w14:paraId="09BB3B33" w14:textId="77777777" w:rsidR="005602A8" w:rsidDel="00A45B67" w:rsidRDefault="005602A8" w:rsidP="002E4895">
            <w:pPr>
              <w:rPr>
                <w:del w:id="80" w:author="Thakur, Karishma Chand" w:date="2017-11-21T11:01:00Z"/>
                <w:rFonts w:cstheme="minorHAnsi"/>
              </w:rPr>
            </w:pPr>
          </w:p>
        </w:tc>
        <w:tc>
          <w:tcPr>
            <w:tcW w:w="3486" w:type="dxa"/>
            <w:tcBorders>
              <w:top w:val="single" w:sz="4" w:space="0" w:color="0E5BA3"/>
              <w:left w:val="single" w:sz="4" w:space="0" w:color="0E5BA3"/>
              <w:bottom w:val="single" w:sz="4" w:space="0" w:color="0E5BA3"/>
            </w:tcBorders>
          </w:tcPr>
          <w:p w14:paraId="6EDADC94" w14:textId="77777777" w:rsidR="005602A8" w:rsidDel="00A45B67" w:rsidRDefault="005602A8" w:rsidP="002E4895">
            <w:pPr>
              <w:rPr>
                <w:del w:id="81" w:author="Thakur, Karishma Chand" w:date="2017-11-21T11:01:00Z"/>
                <w:rFonts w:cstheme="minorHAnsi"/>
              </w:rPr>
            </w:pPr>
          </w:p>
        </w:tc>
      </w:tr>
      <w:tr w:rsidR="005602A8" w:rsidDel="00A45B67" w14:paraId="25629222" w14:textId="77777777" w:rsidTr="005602A8">
        <w:trPr>
          <w:del w:id="82" w:author="Thakur, Karishma Chand" w:date="2017-11-21T11:01:00Z"/>
        </w:trPr>
        <w:tc>
          <w:tcPr>
            <w:tcW w:w="3485" w:type="dxa"/>
            <w:tcBorders>
              <w:top w:val="single" w:sz="4" w:space="0" w:color="0E5BA3"/>
              <w:bottom w:val="single" w:sz="4" w:space="0" w:color="0E5BA3"/>
              <w:right w:val="single" w:sz="4" w:space="0" w:color="0E5BA3"/>
            </w:tcBorders>
          </w:tcPr>
          <w:p w14:paraId="727CAA51" w14:textId="77777777" w:rsidR="005602A8" w:rsidDel="00A45B67" w:rsidRDefault="005602A8" w:rsidP="002E4895">
            <w:pPr>
              <w:rPr>
                <w:del w:id="83" w:author="Thakur, Karishma Chand" w:date="2017-11-21T11:01:00Z"/>
                <w:rFonts w:cstheme="minorHAnsi"/>
              </w:rPr>
            </w:pPr>
          </w:p>
        </w:tc>
        <w:tc>
          <w:tcPr>
            <w:tcW w:w="3485" w:type="dxa"/>
            <w:tcBorders>
              <w:top w:val="single" w:sz="4" w:space="0" w:color="0E5BA3"/>
              <w:left w:val="single" w:sz="4" w:space="0" w:color="0E5BA3"/>
              <w:bottom w:val="single" w:sz="4" w:space="0" w:color="0E5BA3"/>
              <w:right w:val="single" w:sz="4" w:space="0" w:color="0E5BA3"/>
            </w:tcBorders>
          </w:tcPr>
          <w:p w14:paraId="339EE0C2" w14:textId="77777777" w:rsidR="005602A8" w:rsidDel="00A45B67" w:rsidRDefault="005602A8" w:rsidP="002E4895">
            <w:pPr>
              <w:rPr>
                <w:del w:id="84" w:author="Thakur, Karishma Chand" w:date="2017-11-21T11:01:00Z"/>
                <w:rFonts w:cstheme="minorHAnsi"/>
              </w:rPr>
            </w:pPr>
          </w:p>
        </w:tc>
        <w:tc>
          <w:tcPr>
            <w:tcW w:w="3486" w:type="dxa"/>
            <w:tcBorders>
              <w:top w:val="single" w:sz="4" w:space="0" w:color="0E5BA3"/>
              <w:left w:val="single" w:sz="4" w:space="0" w:color="0E5BA3"/>
              <w:bottom w:val="single" w:sz="4" w:space="0" w:color="0E5BA3"/>
            </w:tcBorders>
          </w:tcPr>
          <w:p w14:paraId="71214BB7" w14:textId="77777777" w:rsidR="005602A8" w:rsidDel="00A45B67" w:rsidRDefault="005602A8" w:rsidP="002E4895">
            <w:pPr>
              <w:rPr>
                <w:del w:id="85" w:author="Thakur, Karishma Chand" w:date="2017-11-21T11:01:00Z"/>
                <w:rFonts w:cstheme="minorHAnsi"/>
              </w:rPr>
            </w:pPr>
          </w:p>
        </w:tc>
      </w:tr>
      <w:commentRangeEnd w:id="58"/>
      <w:tr w:rsidR="005602A8" w:rsidDel="00260B0E" w14:paraId="40AFA126" w14:textId="77777777" w:rsidTr="005602A8">
        <w:trPr>
          <w:del w:id="86" w:author="Thakur, Karishma Chand" w:date="2017-11-21T11:01:00Z"/>
        </w:trPr>
        <w:tc>
          <w:tcPr>
            <w:tcW w:w="3485" w:type="dxa"/>
            <w:tcBorders>
              <w:top w:val="single" w:sz="4" w:space="0" w:color="0E5BA3"/>
              <w:bottom w:val="single" w:sz="4" w:space="0" w:color="0E5BA3"/>
              <w:right w:val="single" w:sz="4" w:space="0" w:color="0E5BA3"/>
            </w:tcBorders>
          </w:tcPr>
          <w:p w14:paraId="518CF67F" w14:textId="77777777" w:rsidR="005602A8" w:rsidDel="00260B0E" w:rsidRDefault="00260B0E" w:rsidP="002E4895">
            <w:pPr>
              <w:rPr>
                <w:del w:id="87" w:author="Thakur, Karishma Chand" w:date="2017-11-21T11:01:00Z"/>
                <w:rFonts w:cstheme="minorHAnsi"/>
              </w:rPr>
            </w:pPr>
            <w:del w:id="88" w:author="Thakur, Karishma Chand" w:date="2017-11-21T11:01:00Z">
              <w:r w:rsidDel="00260B0E">
                <w:rPr>
                  <w:rStyle w:val="CommentReference"/>
                </w:rPr>
                <w:commentReference w:id="58"/>
              </w:r>
            </w:del>
          </w:p>
        </w:tc>
        <w:tc>
          <w:tcPr>
            <w:tcW w:w="3485" w:type="dxa"/>
            <w:tcBorders>
              <w:top w:val="single" w:sz="4" w:space="0" w:color="0E5BA3"/>
              <w:left w:val="single" w:sz="4" w:space="0" w:color="0E5BA3"/>
              <w:bottom w:val="single" w:sz="4" w:space="0" w:color="0E5BA3"/>
              <w:right w:val="single" w:sz="4" w:space="0" w:color="0E5BA3"/>
            </w:tcBorders>
          </w:tcPr>
          <w:p w14:paraId="27D93F4E" w14:textId="77777777" w:rsidR="005602A8" w:rsidDel="00260B0E" w:rsidRDefault="005602A8" w:rsidP="002E4895">
            <w:pPr>
              <w:rPr>
                <w:del w:id="89" w:author="Thakur, Karishma Chand" w:date="2017-11-21T11:01:00Z"/>
                <w:rFonts w:cstheme="minorHAnsi"/>
              </w:rPr>
            </w:pPr>
          </w:p>
        </w:tc>
        <w:tc>
          <w:tcPr>
            <w:tcW w:w="3486" w:type="dxa"/>
            <w:tcBorders>
              <w:top w:val="single" w:sz="4" w:space="0" w:color="0E5BA3"/>
              <w:left w:val="single" w:sz="4" w:space="0" w:color="0E5BA3"/>
              <w:bottom w:val="single" w:sz="4" w:space="0" w:color="0E5BA3"/>
            </w:tcBorders>
          </w:tcPr>
          <w:p w14:paraId="545E4CA8" w14:textId="77777777" w:rsidR="005602A8" w:rsidDel="00260B0E" w:rsidRDefault="005602A8" w:rsidP="002E4895">
            <w:pPr>
              <w:rPr>
                <w:del w:id="90" w:author="Thakur, Karishma Chand" w:date="2017-11-21T11:01:00Z"/>
                <w:rFonts w:cstheme="minorHAnsi"/>
              </w:rPr>
            </w:pPr>
          </w:p>
        </w:tc>
      </w:tr>
    </w:tbl>
    <w:p w14:paraId="2CC5F9A9" w14:textId="77777777" w:rsidR="0028307F" w:rsidRPr="00C3234D" w:rsidDel="00260B0E" w:rsidRDefault="0028307F" w:rsidP="00B9122D">
      <w:pPr>
        <w:spacing w:after="0" w:line="252" w:lineRule="auto"/>
        <w:rPr>
          <w:del w:id="91" w:author="Thakur, Karishma Chand" w:date="2017-11-21T11:01:00Z"/>
          <w:rFonts w:cstheme="minorHAnsi"/>
          <w:szCs w:val="36"/>
        </w:rPr>
      </w:pPr>
    </w:p>
    <w:p w14:paraId="42078D7B" w14:textId="77777777" w:rsidR="005B3D2A" w:rsidRPr="005B3D2A" w:rsidRDefault="005B3D2A" w:rsidP="00A45B67">
      <w:bookmarkStart w:id="92" w:name="_District_Challenges_&amp;"/>
      <w:bookmarkStart w:id="93" w:name="_Key_Contact_and"/>
      <w:bookmarkEnd w:id="92"/>
      <w:bookmarkEnd w:id="93"/>
    </w:p>
    <w:sectPr w:rsidR="005B3D2A" w:rsidRPr="005B3D2A" w:rsidSect="005602A8">
      <w:headerReference w:type="default" r:id="rId9"/>
      <w:footerReference w:type="default" r:id="rId10"/>
      <w:pgSz w:w="11906" w:h="16838" w:code="9"/>
      <w:pgMar w:top="720" w:right="720" w:bottom="720" w:left="720" w:header="720" w:footer="56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Thakur, Karishma Chand" w:date="2017-11-21T10:46:00Z" w:initials="TKC">
    <w:p w14:paraId="4FC44BA6" w14:textId="77777777" w:rsidR="00534CA5" w:rsidRDefault="00534CA5">
      <w:pPr>
        <w:pStyle w:val="CommentText"/>
      </w:pPr>
      <w:r w:rsidRPr="00260B0E">
        <w:rPr>
          <w:rStyle w:val="CommentReference"/>
          <w:color w:val="FF0000"/>
        </w:rPr>
        <w:annotationRef/>
      </w:r>
      <w:r w:rsidRPr="00260B0E">
        <w:rPr>
          <w:color w:val="FF0000"/>
        </w:rPr>
        <w:t>Please include the updated 4W table link here</w:t>
      </w:r>
    </w:p>
  </w:comment>
  <w:comment w:id="13" w:author="Thakur, Karishma Chand" w:date="2017-11-21T10:44:00Z" w:initials="TKC">
    <w:p w14:paraId="389709A1" w14:textId="5EC70EBE" w:rsidR="00534CA5" w:rsidRPr="00260B0E" w:rsidRDefault="00534CA5">
      <w:pPr>
        <w:pStyle w:val="CommentText"/>
        <w:rPr>
          <w:color w:val="FF0000"/>
        </w:rPr>
      </w:pPr>
      <w:r w:rsidRPr="00260B0E">
        <w:rPr>
          <w:rStyle w:val="CommentReference"/>
          <w:color w:val="FF0000"/>
        </w:rPr>
        <w:annotationRef/>
      </w:r>
      <w:r w:rsidR="00FD1E13">
        <w:rPr>
          <w:color w:val="FF0000"/>
        </w:rPr>
        <w:t>Can you provide the list of SM trainees here?</w:t>
      </w:r>
    </w:p>
  </w:comment>
  <w:comment w:id="21" w:author="Thakur, Karishma Chand" w:date="2017-11-21T10:52:00Z" w:initials="TKC">
    <w:p w14:paraId="155935AA" w14:textId="1AB0C4CB" w:rsidR="00260B0E" w:rsidRDefault="00260B0E">
      <w:pPr>
        <w:pStyle w:val="CommentText"/>
      </w:pPr>
      <w:r>
        <w:rPr>
          <w:rStyle w:val="CommentReference"/>
        </w:rPr>
        <w:annotationRef/>
      </w:r>
      <w:r w:rsidRPr="00260B0E">
        <w:rPr>
          <w:color w:val="FF0000"/>
        </w:rPr>
        <w:t>Can you provide any document to clarify what the Red book update was done for</w:t>
      </w:r>
      <w:r w:rsidR="00235324">
        <w:rPr>
          <w:color w:val="FF0000"/>
        </w:rPr>
        <w:t>? Explain it a little more here , this is very unclear.</w:t>
      </w:r>
    </w:p>
  </w:comment>
  <w:comment w:id="26" w:author="Thakur, Karishma Chand" w:date="2017-11-21T10:54:00Z" w:initials="TKC">
    <w:p w14:paraId="1A6C7BE0" w14:textId="77777777" w:rsidR="00260B0E" w:rsidRPr="00260B0E" w:rsidRDefault="00260B0E" w:rsidP="00260B0E">
      <w:pPr>
        <w:pStyle w:val="CommentText"/>
        <w:rPr>
          <w:color w:val="FF0000"/>
        </w:rPr>
      </w:pPr>
      <w:r w:rsidRPr="00260B0E">
        <w:rPr>
          <w:rStyle w:val="CommentReference"/>
          <w:color w:val="FF0000"/>
        </w:rPr>
        <w:annotationRef/>
      </w:r>
      <w:r w:rsidRPr="00260B0E">
        <w:rPr>
          <w:color w:val="FF0000"/>
        </w:rPr>
        <w:t>Support on … what? Please can you be more specific!</w:t>
      </w:r>
    </w:p>
  </w:comment>
  <w:comment w:id="51" w:author="Thakur, Karishma Chand" w:date="2017-11-21T11:17:00Z" w:initials="TKC">
    <w:p w14:paraId="70A42468" w14:textId="5CD18CBC" w:rsidR="00235324" w:rsidRDefault="00235324">
      <w:pPr>
        <w:pStyle w:val="CommentText"/>
      </w:pPr>
      <w:r>
        <w:rPr>
          <w:rStyle w:val="CommentReference"/>
        </w:rPr>
        <w:annotationRef/>
      </w:r>
      <w:r w:rsidRPr="00235324">
        <w:rPr>
          <w:color w:val="FF0000"/>
        </w:rPr>
        <w:t>If you could write few Q &amp; A’s that were asked to the beneficiaries, it would be better.</w:t>
      </w:r>
    </w:p>
  </w:comment>
  <w:comment w:id="58" w:author="Thakur, Karishma Chand" w:date="2017-11-21T10:58:00Z" w:initials="TKC">
    <w:p w14:paraId="4ED8EDEE" w14:textId="77777777" w:rsidR="00260B0E" w:rsidRPr="00260B0E" w:rsidRDefault="00260B0E">
      <w:pPr>
        <w:pStyle w:val="CommentText"/>
        <w:rPr>
          <w:color w:val="FF0000"/>
          <w:sz w:val="24"/>
          <w:szCs w:val="24"/>
        </w:rPr>
      </w:pPr>
      <w:r w:rsidRPr="00260B0E">
        <w:rPr>
          <w:rStyle w:val="CommentReference"/>
          <w:color w:val="FF0000"/>
          <w:sz w:val="20"/>
          <w:szCs w:val="20"/>
        </w:rPr>
        <w:annotationRef/>
      </w:r>
      <w:r w:rsidRPr="00260B0E">
        <w:rPr>
          <w:color w:val="FF0000"/>
          <w:sz w:val="24"/>
          <w:szCs w:val="24"/>
        </w:rPr>
        <w:t>If you could provide a few questions that were asked to the household beneficiaries and write their responses here in this section, it would be great!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FC44BA6" w15:done="0"/>
  <w15:commentEx w15:paraId="389709A1" w15:done="0"/>
  <w15:commentEx w15:paraId="155935AA" w15:done="0"/>
  <w15:commentEx w15:paraId="1A6C7BE0" w15:done="0"/>
  <w15:commentEx w15:paraId="70A42468" w15:done="0"/>
  <w15:commentEx w15:paraId="4ED8EDEE"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FCB705" w14:textId="77777777" w:rsidR="00C9324B" w:rsidRDefault="00C9324B" w:rsidP="00A61AB2">
      <w:pPr>
        <w:spacing w:after="0" w:line="240" w:lineRule="auto"/>
      </w:pPr>
      <w:r>
        <w:separator/>
      </w:r>
    </w:p>
  </w:endnote>
  <w:endnote w:type="continuationSeparator" w:id="0">
    <w:p w14:paraId="00415585" w14:textId="77777777" w:rsidR="00C9324B" w:rsidRDefault="00C9324B" w:rsidP="00A6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88A3B4" w14:textId="1B766FAB" w:rsidR="00561838" w:rsidRPr="005602A8" w:rsidRDefault="00C464F1" w:rsidP="005602A8">
    <w:pPr>
      <w:pStyle w:val="Footer"/>
      <w:pBdr>
        <w:top w:val="single" w:sz="4" w:space="1" w:color="002060"/>
      </w:pBdr>
      <w:tabs>
        <w:tab w:val="clear" w:pos="4680"/>
        <w:tab w:val="clear" w:pos="9360"/>
        <w:tab w:val="right" w:pos="10800"/>
      </w:tabs>
      <w:rPr>
        <w:rFonts w:ascii="Arial" w:hAnsi="Arial" w:cs="Arial"/>
        <w:b/>
        <w:bCs/>
        <w:color w:val="1F3864" w:themeColor="accent1" w:themeShade="80"/>
        <w:sz w:val="20"/>
        <w:szCs w:val="24"/>
        <w:lang w:val="en-AU"/>
      </w:rPr>
    </w:pPr>
    <w:r>
      <w:rPr>
        <w:rFonts w:ascii="Arial" w:hAnsi="Arial" w:cs="Arial"/>
        <w:b/>
        <w:bCs/>
        <w:color w:val="1F3864" w:themeColor="accent1" w:themeShade="80"/>
        <w:sz w:val="20"/>
        <w:szCs w:val="24"/>
        <w:lang w:val="en-AU"/>
      </w:rPr>
      <w:t>1</w:t>
    </w:r>
    <w:ins w:id="94" w:author="Thakur, Karishma Chand" w:date="2017-11-21T11:08:00Z">
      <w:r w:rsidR="00A45B67">
        <w:rPr>
          <w:rFonts w:ascii="Arial" w:hAnsi="Arial" w:cs="Arial"/>
          <w:b/>
          <w:bCs/>
          <w:color w:val="1F3864" w:themeColor="accent1" w:themeShade="80"/>
          <w:sz w:val="20"/>
          <w:szCs w:val="24"/>
          <w:lang w:val="en-AU"/>
        </w:rPr>
        <w:t>7</w:t>
      </w:r>
    </w:ins>
    <w:del w:id="95" w:author="Thakur, Karishma Chand" w:date="2017-11-21T11:08:00Z">
      <w:r w:rsidDel="00A45B67">
        <w:rPr>
          <w:rFonts w:ascii="Arial" w:hAnsi="Arial" w:cs="Arial"/>
          <w:b/>
          <w:bCs/>
          <w:color w:val="1F3864" w:themeColor="accent1" w:themeShade="80"/>
          <w:sz w:val="20"/>
          <w:szCs w:val="24"/>
          <w:lang w:val="en-AU"/>
        </w:rPr>
        <w:delText>3</w:delText>
      </w:r>
    </w:del>
    <w:sdt>
      <w:sdtPr>
        <w:rPr>
          <w:rFonts w:ascii="Arial" w:hAnsi="Arial" w:cs="Arial"/>
          <w:b/>
          <w:bCs/>
          <w:color w:val="1F3864" w:themeColor="accent1" w:themeShade="80"/>
          <w:sz w:val="20"/>
          <w:szCs w:val="24"/>
          <w:lang w:val="en-AU"/>
        </w:rPr>
        <w:id w:val="-1464182016"/>
        <w:docPartObj>
          <w:docPartGallery w:val="Page Numbers (Top of Page)"/>
          <w:docPartUnique/>
        </w:docPartObj>
      </w:sdtPr>
      <w:sdtEndPr/>
      <w:sdtContent>
        <w:r w:rsidR="005602A8" w:rsidRPr="002241A7">
          <w:rPr>
            <w:rFonts w:ascii="Arial" w:hAnsi="Arial" w:cs="Arial"/>
            <w:b/>
            <w:bCs/>
            <w:color w:val="1F3864" w:themeColor="accent1" w:themeShade="80"/>
            <w:sz w:val="20"/>
            <w:szCs w:val="24"/>
            <w:vertAlign w:val="superscript"/>
            <w:lang w:val="en-AU"/>
          </w:rPr>
          <w:t>th</w:t>
        </w:r>
        <w:r w:rsidR="005602A8">
          <w:rPr>
            <w:rFonts w:ascii="Arial" w:hAnsi="Arial" w:cs="Arial"/>
            <w:b/>
            <w:bCs/>
            <w:color w:val="1F3864" w:themeColor="accent1" w:themeShade="80"/>
            <w:sz w:val="20"/>
            <w:szCs w:val="24"/>
            <w:lang w:val="en-AU"/>
          </w:rPr>
          <w:t xml:space="preserve"> </w:t>
        </w:r>
        <w:ins w:id="96" w:author="Thakur, Karishma Chand" w:date="2017-11-21T11:08:00Z">
          <w:r w:rsidR="00A45B67">
            <w:rPr>
              <w:rFonts w:ascii="Arial" w:hAnsi="Arial" w:cs="Arial"/>
              <w:b/>
              <w:bCs/>
              <w:color w:val="1F3864" w:themeColor="accent1" w:themeShade="80"/>
              <w:sz w:val="20"/>
              <w:szCs w:val="24"/>
              <w:lang w:val="en-AU"/>
            </w:rPr>
            <w:t>Nov</w:t>
          </w:r>
        </w:ins>
        <w:del w:id="97" w:author="Thakur, Karishma Chand" w:date="2017-11-21T11:08:00Z">
          <w:r w:rsidR="005602A8" w:rsidDel="00A45B67">
            <w:rPr>
              <w:rFonts w:ascii="Arial" w:hAnsi="Arial" w:cs="Arial"/>
              <w:b/>
              <w:bCs/>
              <w:color w:val="1F3864" w:themeColor="accent1" w:themeShade="80"/>
              <w:sz w:val="20"/>
              <w:szCs w:val="24"/>
              <w:lang w:val="en-AU"/>
            </w:rPr>
            <w:delText>Sept</w:delText>
          </w:r>
        </w:del>
        <w:r w:rsidR="005602A8">
          <w:rPr>
            <w:rFonts w:ascii="Arial" w:hAnsi="Arial" w:cs="Arial"/>
            <w:b/>
            <w:bCs/>
            <w:color w:val="1F3864" w:themeColor="accent1" w:themeShade="80"/>
            <w:sz w:val="20"/>
            <w:szCs w:val="24"/>
            <w:lang w:val="en-AU"/>
          </w:rPr>
          <w:t>ember</w:t>
        </w:r>
        <w:r w:rsidR="005602A8">
          <w:rPr>
            <w:rFonts w:ascii="Arial" w:hAnsi="Arial" w:cs="Arial"/>
            <w:b/>
            <w:color w:val="1F3864" w:themeColor="accent1" w:themeShade="80"/>
            <w:sz w:val="20"/>
            <w:szCs w:val="24"/>
            <w:lang w:val="en-AU"/>
          </w:rPr>
          <w:t xml:space="preserve"> 2017</w:t>
        </w:r>
        <w:r w:rsidR="005602A8" w:rsidRPr="00770624">
          <w:rPr>
            <w:rFonts w:ascii="Arial" w:hAnsi="Arial" w:cs="Arial"/>
            <w:b/>
            <w:color w:val="1F3864" w:themeColor="accent1" w:themeShade="80"/>
            <w:sz w:val="20"/>
            <w:szCs w:val="24"/>
            <w:lang w:val="en-AU"/>
          </w:rPr>
          <w:t xml:space="preserve"> </w:t>
        </w:r>
        <w:r w:rsidR="005602A8" w:rsidRPr="00770624">
          <w:rPr>
            <w:rFonts w:ascii="Arial" w:hAnsi="Arial" w:cs="Arial"/>
            <w:b/>
            <w:color w:val="1F3864" w:themeColor="accent1" w:themeShade="80"/>
            <w:sz w:val="20"/>
            <w:szCs w:val="24"/>
            <w:lang w:val="en-AU"/>
          </w:rPr>
          <w:tab/>
        </w:r>
        <w:r w:rsidR="005602A8" w:rsidRPr="00770624">
          <w:rPr>
            <w:rFonts w:ascii="Arial" w:hAnsi="Arial" w:cs="Arial"/>
            <w:b/>
            <w:bCs/>
            <w:color w:val="1F3864" w:themeColor="accent1" w:themeShade="80"/>
            <w:sz w:val="20"/>
            <w:szCs w:val="24"/>
            <w:lang w:val="en-AU"/>
          </w:rPr>
          <w:t xml:space="preserve">   Page </w:t>
        </w:r>
        <w:r w:rsidR="005602A8" w:rsidRPr="00770624">
          <w:rPr>
            <w:rFonts w:ascii="Arial" w:hAnsi="Arial" w:cs="Arial"/>
            <w:b/>
            <w:bCs/>
            <w:color w:val="1F3864" w:themeColor="accent1" w:themeShade="80"/>
            <w:sz w:val="20"/>
            <w:szCs w:val="24"/>
            <w:lang w:val="en-AU"/>
          </w:rPr>
          <w:fldChar w:fldCharType="begin"/>
        </w:r>
        <w:r w:rsidR="005602A8" w:rsidRPr="00770624">
          <w:rPr>
            <w:rFonts w:ascii="Arial" w:hAnsi="Arial" w:cs="Arial"/>
            <w:b/>
            <w:bCs/>
            <w:color w:val="1F3864" w:themeColor="accent1" w:themeShade="80"/>
            <w:sz w:val="20"/>
            <w:szCs w:val="24"/>
            <w:lang w:val="en-AU"/>
          </w:rPr>
          <w:instrText xml:space="preserve"> PAGE  \* Arabic  \* MERGEFORMAT </w:instrText>
        </w:r>
        <w:r w:rsidR="005602A8" w:rsidRPr="00770624">
          <w:rPr>
            <w:rFonts w:ascii="Arial" w:hAnsi="Arial" w:cs="Arial"/>
            <w:b/>
            <w:bCs/>
            <w:color w:val="1F3864" w:themeColor="accent1" w:themeShade="80"/>
            <w:sz w:val="20"/>
            <w:szCs w:val="24"/>
            <w:lang w:val="en-AU"/>
          </w:rPr>
          <w:fldChar w:fldCharType="separate"/>
        </w:r>
        <w:r w:rsidR="00235324" w:rsidRPr="00235324">
          <w:rPr>
            <w:rFonts w:ascii="Arial" w:hAnsi="Arial" w:cs="Arial"/>
            <w:b/>
            <w:bCs/>
            <w:noProof/>
            <w:color w:val="1F3864" w:themeColor="accent1" w:themeShade="80"/>
            <w:sz w:val="20"/>
            <w:lang w:val="en-AU"/>
          </w:rPr>
          <w:t>1</w:t>
        </w:r>
        <w:r w:rsidR="005602A8" w:rsidRPr="00770624">
          <w:rPr>
            <w:rFonts w:ascii="Arial" w:hAnsi="Arial" w:cs="Arial"/>
            <w:b/>
            <w:bCs/>
            <w:color w:val="1F3864" w:themeColor="accent1" w:themeShade="80"/>
            <w:sz w:val="20"/>
            <w:szCs w:val="24"/>
            <w:lang w:val="en-AU"/>
          </w:rPr>
          <w:fldChar w:fldCharType="end"/>
        </w:r>
        <w:r w:rsidR="005602A8" w:rsidRPr="00770624">
          <w:rPr>
            <w:rFonts w:ascii="Arial" w:hAnsi="Arial" w:cs="Arial"/>
            <w:b/>
            <w:bCs/>
            <w:color w:val="1F3864" w:themeColor="accent1" w:themeShade="80"/>
            <w:sz w:val="20"/>
            <w:szCs w:val="24"/>
            <w:lang w:val="en-AU"/>
          </w:rPr>
          <w:t xml:space="preserve"> of </w:t>
        </w:r>
        <w:r w:rsidR="005602A8" w:rsidRPr="00770624">
          <w:rPr>
            <w:rFonts w:ascii="Arial" w:hAnsi="Arial" w:cs="Arial"/>
            <w:b/>
            <w:bCs/>
            <w:color w:val="1F3864" w:themeColor="accent1" w:themeShade="80"/>
            <w:sz w:val="20"/>
            <w:szCs w:val="24"/>
            <w:lang w:val="en-AU"/>
          </w:rPr>
          <w:fldChar w:fldCharType="begin"/>
        </w:r>
        <w:r w:rsidR="005602A8" w:rsidRPr="00770624">
          <w:rPr>
            <w:rFonts w:ascii="Arial" w:hAnsi="Arial" w:cs="Arial"/>
            <w:b/>
            <w:bCs/>
            <w:color w:val="1F3864" w:themeColor="accent1" w:themeShade="80"/>
            <w:sz w:val="20"/>
            <w:szCs w:val="24"/>
            <w:lang w:val="en-AU"/>
          </w:rPr>
          <w:instrText xml:space="preserve"> NUMPAGES  \* Arabic  \* MERGEFORMAT </w:instrText>
        </w:r>
        <w:r w:rsidR="005602A8" w:rsidRPr="00770624">
          <w:rPr>
            <w:rFonts w:ascii="Arial" w:hAnsi="Arial" w:cs="Arial"/>
            <w:b/>
            <w:bCs/>
            <w:color w:val="1F3864" w:themeColor="accent1" w:themeShade="80"/>
            <w:sz w:val="20"/>
            <w:szCs w:val="24"/>
            <w:lang w:val="en-AU"/>
          </w:rPr>
          <w:fldChar w:fldCharType="separate"/>
        </w:r>
        <w:r w:rsidR="00235324" w:rsidRPr="00235324">
          <w:rPr>
            <w:rFonts w:ascii="Arial" w:hAnsi="Arial" w:cs="Arial"/>
            <w:b/>
            <w:bCs/>
            <w:noProof/>
            <w:color w:val="1F3864" w:themeColor="accent1" w:themeShade="80"/>
            <w:sz w:val="20"/>
            <w:lang w:val="en-AU"/>
          </w:rPr>
          <w:t>1</w:t>
        </w:r>
        <w:r w:rsidR="005602A8" w:rsidRPr="00770624">
          <w:rPr>
            <w:rFonts w:ascii="Arial" w:hAnsi="Arial" w:cs="Arial"/>
            <w:b/>
            <w:bCs/>
            <w:color w:val="1F3864" w:themeColor="accent1" w:themeShade="80"/>
            <w:sz w:val="20"/>
            <w:szCs w:val="24"/>
            <w:lang w:val="en-AU"/>
          </w:rPr>
          <w:fldChar w:fldCharType="end"/>
        </w:r>
      </w:sdtContent>
    </w:sdt>
    <w:r w:rsidR="00561838">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C2E109" w14:textId="77777777" w:rsidR="00C9324B" w:rsidRDefault="00C9324B" w:rsidP="00A61AB2">
      <w:pPr>
        <w:spacing w:after="0" w:line="240" w:lineRule="auto"/>
      </w:pPr>
      <w:r>
        <w:separator/>
      </w:r>
    </w:p>
  </w:footnote>
  <w:footnote w:type="continuationSeparator" w:id="0">
    <w:p w14:paraId="59FA15BA" w14:textId="77777777" w:rsidR="00C9324B" w:rsidRDefault="00C9324B" w:rsidP="00A61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D3DF5A" w14:textId="77777777" w:rsidR="005602A8" w:rsidRPr="005602A8" w:rsidRDefault="005602A8" w:rsidP="005602A8">
    <w:pPr>
      <w:tabs>
        <w:tab w:val="center" w:pos="4680"/>
        <w:tab w:val="right" w:pos="9360"/>
      </w:tabs>
      <w:spacing w:after="0" w:line="240" w:lineRule="auto"/>
      <w:rPr>
        <w:rFonts w:ascii="Arial" w:eastAsia="Calibri" w:hAnsi="Arial" w:cs="Arial"/>
        <w:b/>
        <w:color w:val="1F4E79"/>
        <w:sz w:val="20"/>
        <w:szCs w:val="24"/>
        <w:lang w:val="en-AU"/>
      </w:rPr>
    </w:pPr>
    <w:r>
      <w:rPr>
        <w:b/>
        <w:bCs/>
        <w:noProof/>
        <w:color w:val="0E5BA3"/>
      </w:rPr>
      <mc:AlternateContent>
        <mc:Choice Requires="wpg">
          <w:drawing>
            <wp:anchor distT="0" distB="0" distL="114300" distR="114300" simplePos="0" relativeHeight="251664384" behindDoc="0" locked="0" layoutInCell="1" allowOverlap="1" wp14:anchorId="35D9BCA6" wp14:editId="7D270AF0">
              <wp:simplePos x="0" y="0"/>
              <wp:positionH relativeFrom="margin">
                <wp:posOffset>4467225</wp:posOffset>
              </wp:positionH>
              <wp:positionV relativeFrom="paragraph">
                <wp:posOffset>-171450</wp:posOffset>
              </wp:positionV>
              <wp:extent cx="2181225" cy="590550"/>
              <wp:effectExtent l="0" t="0" r="0" b="0"/>
              <wp:wrapNone/>
              <wp:docPr id="11" name="Group 11"/>
              <wp:cNvGraphicFramePr/>
              <a:graphic xmlns:a="http://schemas.openxmlformats.org/drawingml/2006/main">
                <a:graphicData uri="http://schemas.microsoft.com/office/word/2010/wordprocessingGroup">
                  <wpg:wgp>
                    <wpg:cNvGrpSpPr/>
                    <wpg:grpSpPr>
                      <a:xfrm>
                        <a:off x="0" y="0"/>
                        <a:ext cx="2181225" cy="590550"/>
                        <a:chOff x="0" y="0"/>
                        <a:chExt cx="2181225" cy="590550"/>
                      </a:xfrm>
                    </wpg:grpSpPr>
                    <wps:wsp>
                      <wps:cNvPr id="14" name="Text Box 14"/>
                      <wps:cNvSpPr txBox="1">
                        <a:spLocks noChangeArrowheads="1"/>
                      </wps:cNvSpPr>
                      <wps:spPr bwMode="auto">
                        <a:xfrm>
                          <a:off x="742950" y="238125"/>
                          <a:ext cx="1438275" cy="333375"/>
                        </a:xfrm>
                        <a:prstGeom prst="rect">
                          <a:avLst/>
                        </a:prstGeom>
                        <a:noFill/>
                        <a:ln w="9525">
                          <a:noFill/>
                          <a:miter lim="800000"/>
                          <a:headEnd/>
                          <a:tailEnd/>
                        </a:ln>
                      </wps:spPr>
                      <wps:txbx>
                        <w:txbxContent>
                          <w:p w14:paraId="5DDB82D6" w14:textId="77777777" w:rsidR="005602A8" w:rsidRPr="007F1A82" w:rsidRDefault="005602A8" w:rsidP="005602A8">
                            <w:pPr>
                              <w:rPr>
                                <w:rFonts w:ascii="Arial" w:hAnsi="Arial" w:cs="Arial"/>
                                <w:b/>
                                <w:bCs/>
                                <w:color w:val="0E5BA3"/>
                                <w:sz w:val="16"/>
                                <w:szCs w:val="16"/>
                              </w:rPr>
                            </w:pPr>
                            <w:r w:rsidRPr="007F1A82">
                              <w:rPr>
                                <w:rFonts w:ascii="Arial" w:hAnsi="Arial" w:cs="Arial"/>
                                <w:b/>
                                <w:bCs/>
                                <w:color w:val="0E5BA3"/>
                                <w:sz w:val="16"/>
                                <w:szCs w:val="16"/>
                              </w:rPr>
                              <w:t>Housing Recovery and</w:t>
                            </w:r>
                            <w:r w:rsidRPr="007F1A82">
                              <w:rPr>
                                <w:rFonts w:ascii="Arial" w:hAnsi="Arial" w:cs="Arial"/>
                                <w:b/>
                                <w:bCs/>
                                <w:color w:val="0E5BA3"/>
                                <w:sz w:val="16"/>
                                <w:szCs w:val="16"/>
                              </w:rPr>
                              <w:br/>
                              <w:t xml:space="preserve">Reconstruction Platform </w:t>
                            </w:r>
                          </w:p>
                        </w:txbxContent>
                      </wps:txbx>
                      <wps:bodyPr rot="0" vert="horz" wrap="square" lIns="91440" tIns="45720" rIns="91440" bIns="45720" anchor="t" anchorCtr="0">
                        <a:noAutofit/>
                      </wps:bodyPr>
                    </wps:wsp>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810895" cy="590550"/>
                        </a:xfrm>
                        <a:prstGeom prst="rect">
                          <a:avLst/>
                        </a:prstGeom>
                      </pic:spPr>
                    </pic:pic>
                  </wpg:wgp>
                </a:graphicData>
              </a:graphic>
            </wp:anchor>
          </w:drawing>
        </mc:Choice>
        <mc:Fallback>
          <w:pict>
            <v:group w14:anchorId="4B0E1488" id="Group 11" o:spid="_x0000_s1026" style="position:absolute;margin-left:351.75pt;margin-top:-13.5pt;width:171.75pt;height:46.5pt;z-index:251664384;mso-position-horizontal-relative:margin" coordsize="21812,5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">
              <v:shapetype id="_x0000_t202" coordsize="21600,21600" o:spt="202" path="m,l,21600r21600,l21600,xe">
                <v:stroke joinstyle="miter"/>
                <v:path gradientshapeok="t" o:connecttype="rect"/>
              </v:shapetype>
              <v:shape id="Text Box 14" o:spid="_x0000_s1027" type="#_x0000_t202" style="position:absolute;left:7429;top:2381;width:14383;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rsidR="005602A8" w:rsidRPr="007F1A82" w:rsidRDefault="005602A8" w:rsidP="005602A8">
                      <w:pPr>
                        <w:rPr>
                          <w:rFonts w:ascii="Arial" w:hAnsi="Arial" w:cs="Arial"/>
                          <w:b/>
                          <w:bCs/>
                          <w:color w:val="0E5BA3"/>
                          <w:sz w:val="16"/>
                          <w:szCs w:val="16"/>
                        </w:rPr>
                      </w:pPr>
                      <w:r w:rsidRPr="007F1A82">
                        <w:rPr>
                          <w:rFonts w:ascii="Arial" w:hAnsi="Arial" w:cs="Arial"/>
                          <w:b/>
                          <w:bCs/>
                          <w:color w:val="0E5BA3"/>
                          <w:sz w:val="16"/>
                          <w:szCs w:val="16"/>
                        </w:rPr>
                        <w:t>Housing Recovery and</w:t>
                      </w:r>
                      <w:r w:rsidRPr="007F1A82">
                        <w:rPr>
                          <w:rFonts w:ascii="Arial" w:hAnsi="Arial" w:cs="Arial"/>
                          <w:b/>
                          <w:bCs/>
                          <w:color w:val="0E5BA3"/>
                          <w:sz w:val="16"/>
                          <w:szCs w:val="16"/>
                        </w:rPr>
                        <w:br/>
                        <w:t xml:space="preserve">Reconstruction Platform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8" type="#_x0000_t75" style="position:absolute;width:8108;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">
                <v:imagedata r:id="rId2" o:title=""/>
              </v:shape>
              <w10:wrap anchorx="margin"/>
            </v:group>
          </w:pict>
        </mc:Fallback>
      </mc:AlternateContent>
    </w:r>
    <w:r w:rsidRPr="005602A8">
      <w:rPr>
        <w:rFonts w:ascii="Arial" w:eastAsia="Calibri" w:hAnsi="Arial" w:cs="Arial"/>
        <w:b/>
        <w:color w:val="1F4E79"/>
        <w:sz w:val="20"/>
        <w:szCs w:val="24"/>
        <w:lang w:val="en-AU"/>
      </w:rPr>
      <w:t xml:space="preserve">Weekly </w:t>
    </w:r>
    <w:r>
      <w:rPr>
        <w:rFonts w:ascii="Arial" w:eastAsia="Calibri" w:hAnsi="Arial" w:cs="Arial"/>
        <w:b/>
        <w:color w:val="1F4E79"/>
        <w:sz w:val="20"/>
        <w:szCs w:val="24"/>
        <w:lang w:val="en-AU"/>
      </w:rPr>
      <w:t>District Report</w:t>
    </w:r>
    <w:r w:rsidRPr="005602A8">
      <w:rPr>
        <w:rFonts w:ascii="Arial" w:eastAsia="Calibri" w:hAnsi="Arial" w:cs="Arial"/>
        <w:b/>
        <w:color w:val="1F4E79"/>
        <w:sz w:val="20"/>
        <w:szCs w:val="24"/>
        <w:lang w:val="en-AU"/>
      </w:rPr>
      <w:t xml:space="preserve">  </w:t>
    </w:r>
  </w:p>
  <w:p w14:paraId="3E2C672C" w14:textId="77777777" w:rsidR="005602A8" w:rsidRPr="005602A8" w:rsidRDefault="005602A8" w:rsidP="005602A8">
    <w:pPr>
      <w:pBdr>
        <w:bottom w:val="single" w:sz="4" w:space="0" w:color="44546A"/>
      </w:pBdr>
      <w:tabs>
        <w:tab w:val="center" w:pos="4513"/>
        <w:tab w:val="right" w:pos="9026"/>
      </w:tabs>
      <w:spacing w:after="0" w:line="240" w:lineRule="auto"/>
      <w:rPr>
        <w:rFonts w:ascii="Arial" w:eastAsia="Calibri" w:hAnsi="Arial" w:cs="Arial"/>
        <w:color w:val="1F4E79"/>
        <w:sz w:val="20"/>
        <w:szCs w:val="24"/>
        <w:lang w:val="en-AU"/>
      </w:rPr>
    </w:pPr>
    <w:r w:rsidRPr="005602A8">
      <w:rPr>
        <w:rFonts w:ascii="Arial" w:eastAsia="Calibri" w:hAnsi="Arial" w:cs="Arial"/>
        <w:color w:val="1F4E79"/>
        <w:sz w:val="20"/>
        <w:szCs w:val="24"/>
        <w:lang w:val="en-AU"/>
      </w:rPr>
      <w:t>Housing Recovery and Reconstruction Platform, Nepal</w:t>
    </w:r>
  </w:p>
  <w:p w14:paraId="487ED6E7" w14:textId="77777777" w:rsidR="005602A8" w:rsidRPr="005602A8" w:rsidRDefault="005602A8" w:rsidP="005602A8">
    <w:pPr>
      <w:pBdr>
        <w:bottom w:val="single" w:sz="4" w:space="0" w:color="44546A"/>
      </w:pBdr>
      <w:tabs>
        <w:tab w:val="center" w:pos="4513"/>
        <w:tab w:val="right" w:pos="9026"/>
      </w:tabs>
      <w:spacing w:after="0" w:line="240" w:lineRule="auto"/>
      <w:rPr>
        <w:rFonts w:ascii="Arial" w:eastAsia="Calibri" w:hAnsi="Arial" w:cs="Arial"/>
        <w:color w:val="1F4E79"/>
        <w:sz w:val="24"/>
        <w:szCs w:val="24"/>
        <w:lang w:val="en-AU"/>
      </w:rPr>
    </w:pPr>
  </w:p>
  <w:p w14:paraId="4507468A" w14:textId="77777777" w:rsidR="005602A8" w:rsidRPr="005602A8" w:rsidRDefault="005602A8" w:rsidP="005602A8">
    <w:pPr>
      <w:tabs>
        <w:tab w:val="center" w:pos="4680"/>
        <w:tab w:val="right" w:pos="9360"/>
      </w:tabs>
      <w:spacing w:after="0" w:line="240" w:lineRule="auto"/>
      <w:rPr>
        <w:rFonts w:ascii="Calibri" w:eastAsia="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1" w15:restartNumberingAfterBreak="0">
    <w:nsid w:val="02966E26"/>
    <w:multiLevelType w:val="hybridMultilevel"/>
    <w:tmpl w:val="05422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F33CD2"/>
    <w:multiLevelType w:val="hybridMultilevel"/>
    <w:tmpl w:val="2E527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761930"/>
    <w:multiLevelType w:val="hybridMultilevel"/>
    <w:tmpl w:val="E3CE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105F20"/>
    <w:multiLevelType w:val="hybridMultilevel"/>
    <w:tmpl w:val="4DFE9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hakur, Karishma Chand">
    <w15:presenceInfo w15:providerId="None" w15:userId="Thakur, Karishma Cha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CAC"/>
    <w:rsid w:val="000608B3"/>
    <w:rsid w:val="00075C01"/>
    <w:rsid w:val="00084D91"/>
    <w:rsid w:val="00085AD1"/>
    <w:rsid w:val="00090B05"/>
    <w:rsid w:val="00092795"/>
    <w:rsid w:val="000B66EB"/>
    <w:rsid w:val="000D5657"/>
    <w:rsid w:val="000F54F1"/>
    <w:rsid w:val="001067B2"/>
    <w:rsid w:val="00112368"/>
    <w:rsid w:val="001B4D85"/>
    <w:rsid w:val="001C4D67"/>
    <w:rsid w:val="0020043A"/>
    <w:rsid w:val="00215C3F"/>
    <w:rsid w:val="00235324"/>
    <w:rsid w:val="00260B0E"/>
    <w:rsid w:val="002671E4"/>
    <w:rsid w:val="00271D9D"/>
    <w:rsid w:val="0028307F"/>
    <w:rsid w:val="002C5F4A"/>
    <w:rsid w:val="002C7010"/>
    <w:rsid w:val="002E3053"/>
    <w:rsid w:val="002E4CAC"/>
    <w:rsid w:val="002F1C74"/>
    <w:rsid w:val="00303A30"/>
    <w:rsid w:val="0030675D"/>
    <w:rsid w:val="003A313D"/>
    <w:rsid w:val="003C6D08"/>
    <w:rsid w:val="003E3612"/>
    <w:rsid w:val="00421458"/>
    <w:rsid w:val="0044073C"/>
    <w:rsid w:val="00441DC5"/>
    <w:rsid w:val="00462A91"/>
    <w:rsid w:val="00465651"/>
    <w:rsid w:val="0047625D"/>
    <w:rsid w:val="00485673"/>
    <w:rsid w:val="00494DCA"/>
    <w:rsid w:val="004B0ABC"/>
    <w:rsid w:val="00534CA5"/>
    <w:rsid w:val="00544725"/>
    <w:rsid w:val="005602A8"/>
    <w:rsid w:val="00561838"/>
    <w:rsid w:val="0057358C"/>
    <w:rsid w:val="005B1603"/>
    <w:rsid w:val="005B3D2A"/>
    <w:rsid w:val="005D1950"/>
    <w:rsid w:val="005F326D"/>
    <w:rsid w:val="005F3C11"/>
    <w:rsid w:val="00604EA6"/>
    <w:rsid w:val="00624E7B"/>
    <w:rsid w:val="00653796"/>
    <w:rsid w:val="00661526"/>
    <w:rsid w:val="006A52E9"/>
    <w:rsid w:val="00705112"/>
    <w:rsid w:val="007E6804"/>
    <w:rsid w:val="007F1A82"/>
    <w:rsid w:val="00831249"/>
    <w:rsid w:val="008350E8"/>
    <w:rsid w:val="00896F42"/>
    <w:rsid w:val="008F508C"/>
    <w:rsid w:val="0091676B"/>
    <w:rsid w:val="00924D9C"/>
    <w:rsid w:val="00941788"/>
    <w:rsid w:val="009500B6"/>
    <w:rsid w:val="00987138"/>
    <w:rsid w:val="009D01E4"/>
    <w:rsid w:val="009E5B98"/>
    <w:rsid w:val="00A45B67"/>
    <w:rsid w:val="00A61AB2"/>
    <w:rsid w:val="00A95155"/>
    <w:rsid w:val="00AC7F3E"/>
    <w:rsid w:val="00AD116A"/>
    <w:rsid w:val="00B10E0D"/>
    <w:rsid w:val="00B60070"/>
    <w:rsid w:val="00B70680"/>
    <w:rsid w:val="00B81923"/>
    <w:rsid w:val="00B9122D"/>
    <w:rsid w:val="00B97929"/>
    <w:rsid w:val="00BD1F48"/>
    <w:rsid w:val="00BE2350"/>
    <w:rsid w:val="00BE477A"/>
    <w:rsid w:val="00C03F8A"/>
    <w:rsid w:val="00C15169"/>
    <w:rsid w:val="00C2545D"/>
    <w:rsid w:val="00C3234D"/>
    <w:rsid w:val="00C46095"/>
    <w:rsid w:val="00C464F1"/>
    <w:rsid w:val="00C9324B"/>
    <w:rsid w:val="00C97AE7"/>
    <w:rsid w:val="00CA725A"/>
    <w:rsid w:val="00CC5549"/>
    <w:rsid w:val="00CE1F8C"/>
    <w:rsid w:val="00D42C6D"/>
    <w:rsid w:val="00DA71DE"/>
    <w:rsid w:val="00DC0F18"/>
    <w:rsid w:val="00DD77D0"/>
    <w:rsid w:val="00E117A3"/>
    <w:rsid w:val="00E15216"/>
    <w:rsid w:val="00E37649"/>
    <w:rsid w:val="00E43C7C"/>
    <w:rsid w:val="00E47B25"/>
    <w:rsid w:val="00E64DC0"/>
    <w:rsid w:val="00E84151"/>
    <w:rsid w:val="00ED56B1"/>
    <w:rsid w:val="00F30B80"/>
    <w:rsid w:val="00F63893"/>
    <w:rsid w:val="00F7610C"/>
    <w:rsid w:val="00FB19C7"/>
    <w:rsid w:val="00FB68AB"/>
    <w:rsid w:val="00FD1E13"/>
    <w:rsid w:val="00FD3DA7"/>
    <w:rsid w:val="00FE182C"/>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40CB6"/>
  <w15:chartTrackingRefBased/>
  <w15:docId w15:val="{982B586F-E5F0-4F0E-9314-F0F3D46FE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HRRP Title"/>
    <w:next w:val="Title"/>
  </w:style>
  <w:style w:type="paragraph" w:styleId="Heading2">
    <w:name w:val="heading 2"/>
    <w:aliases w:val="HRRP Heading 2"/>
    <w:basedOn w:val="Normal"/>
    <w:next w:val="Normal"/>
    <w:link w:val="Heading2Char"/>
    <w:uiPriority w:val="9"/>
    <w:unhideWhenUsed/>
    <w:qFormat/>
    <w:rsid w:val="000608B3"/>
    <w:pPr>
      <w:keepNext/>
      <w:keepLines/>
      <w:spacing w:before="40" w:after="0" w:line="240" w:lineRule="auto"/>
      <w:outlineLvl w:val="1"/>
    </w:pPr>
    <w:rPr>
      <w:rFonts w:ascii="Georgia" w:eastAsiaTheme="majorEastAsia" w:hAnsi="Georgia" w:cstheme="majorBidi"/>
      <w:color w:val="FFFFFF" w:themeColor="background1"/>
      <w:sz w:val="32"/>
      <w:szCs w:val="32"/>
    </w:rPr>
  </w:style>
  <w:style w:type="paragraph" w:styleId="Heading3">
    <w:name w:val="heading 3"/>
    <w:basedOn w:val="Normal"/>
    <w:next w:val="Normal"/>
    <w:link w:val="Heading3Char"/>
    <w:uiPriority w:val="9"/>
    <w:unhideWhenUsed/>
    <w:qFormat/>
    <w:rsid w:val="00C254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AB2"/>
  </w:style>
  <w:style w:type="paragraph" w:styleId="Footer">
    <w:name w:val="footer"/>
    <w:basedOn w:val="Normal"/>
    <w:link w:val="FooterChar"/>
    <w:uiPriority w:val="99"/>
    <w:unhideWhenUsed/>
    <w:rsid w:val="00A61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AB2"/>
  </w:style>
  <w:style w:type="table" w:styleId="TableGrid">
    <w:name w:val="Table Grid"/>
    <w:basedOn w:val="TableNormal"/>
    <w:uiPriority w:val="39"/>
    <w:rsid w:val="00090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HRRP Heading 2 Char"/>
    <w:basedOn w:val="DefaultParagraphFont"/>
    <w:link w:val="Heading2"/>
    <w:uiPriority w:val="9"/>
    <w:rsid w:val="000608B3"/>
    <w:rPr>
      <w:rFonts w:ascii="Georgia" w:eastAsiaTheme="majorEastAsia" w:hAnsi="Georgia" w:cstheme="majorBidi"/>
      <w:color w:val="FFFFFF" w:themeColor="background1"/>
      <w:sz w:val="32"/>
      <w:szCs w:val="32"/>
    </w:rPr>
  </w:style>
  <w:style w:type="character" w:styleId="Hyperlink">
    <w:name w:val="Hyperlink"/>
    <w:basedOn w:val="DefaultParagraphFont"/>
    <w:uiPriority w:val="99"/>
    <w:unhideWhenUsed/>
    <w:rsid w:val="0028307F"/>
    <w:rPr>
      <w:color w:val="0563C1" w:themeColor="hyperlink"/>
      <w:u w:val="single"/>
    </w:rPr>
  </w:style>
  <w:style w:type="character" w:styleId="Mention">
    <w:name w:val="Mention"/>
    <w:basedOn w:val="DefaultParagraphFont"/>
    <w:uiPriority w:val="99"/>
    <w:semiHidden/>
    <w:unhideWhenUsed/>
    <w:rsid w:val="0028307F"/>
    <w:rPr>
      <w:color w:val="2B579A"/>
      <w:shd w:val="clear" w:color="auto" w:fill="E6E6E6"/>
    </w:rPr>
  </w:style>
  <w:style w:type="character" w:styleId="FollowedHyperlink">
    <w:name w:val="FollowedHyperlink"/>
    <w:basedOn w:val="DefaultParagraphFont"/>
    <w:uiPriority w:val="99"/>
    <w:semiHidden/>
    <w:unhideWhenUsed/>
    <w:rsid w:val="0028307F"/>
    <w:rPr>
      <w:color w:val="954F72" w:themeColor="followedHyperlink"/>
      <w:u w:val="single"/>
    </w:rPr>
  </w:style>
  <w:style w:type="character" w:customStyle="1" w:styleId="Heading3Char">
    <w:name w:val="Heading 3 Char"/>
    <w:basedOn w:val="DefaultParagraphFont"/>
    <w:link w:val="Heading3"/>
    <w:uiPriority w:val="9"/>
    <w:rsid w:val="00C2545D"/>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0608B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8B3"/>
    <w:rPr>
      <w:rFonts w:asciiTheme="majorHAnsi" w:eastAsiaTheme="majorEastAsia" w:hAnsiTheme="majorHAnsi" w:cstheme="majorBidi"/>
      <w:spacing w:val="-10"/>
      <w:kern w:val="28"/>
      <w:sz w:val="56"/>
      <w:szCs w:val="56"/>
    </w:rPr>
  </w:style>
  <w:style w:type="paragraph" w:styleId="NoSpacing">
    <w:name w:val="No Spacing"/>
    <w:aliases w:val="HRRP Body Text"/>
    <w:basedOn w:val="Normal"/>
    <w:next w:val="Normal"/>
    <w:autoRedefine/>
    <w:uiPriority w:val="1"/>
    <w:qFormat/>
    <w:rsid w:val="0020043A"/>
    <w:pPr>
      <w:spacing w:before="80" w:after="120" w:line="264" w:lineRule="auto"/>
    </w:pPr>
    <w:rPr>
      <w:rFonts w:ascii="Georgia" w:hAnsi="Georgia"/>
      <w:color w:val="FFFFFF" w:themeColor="background1"/>
    </w:rPr>
  </w:style>
  <w:style w:type="table" w:styleId="GridTable1Light-Accent1">
    <w:name w:val="Grid Table 1 Light Accent 1"/>
    <w:basedOn w:val="TableNormal"/>
    <w:uiPriority w:val="46"/>
    <w:rsid w:val="005B160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5B160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FB19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604EA6"/>
    <w:pPr>
      <w:ind w:left="720"/>
      <w:contextualSpacing/>
    </w:pPr>
  </w:style>
  <w:style w:type="character" w:styleId="CommentReference">
    <w:name w:val="annotation reference"/>
    <w:basedOn w:val="DefaultParagraphFont"/>
    <w:uiPriority w:val="99"/>
    <w:semiHidden/>
    <w:unhideWhenUsed/>
    <w:rsid w:val="00534CA5"/>
    <w:rPr>
      <w:sz w:val="16"/>
      <w:szCs w:val="16"/>
    </w:rPr>
  </w:style>
  <w:style w:type="paragraph" w:styleId="CommentText">
    <w:name w:val="annotation text"/>
    <w:basedOn w:val="Normal"/>
    <w:link w:val="CommentTextChar"/>
    <w:uiPriority w:val="99"/>
    <w:semiHidden/>
    <w:unhideWhenUsed/>
    <w:rsid w:val="00534CA5"/>
    <w:pPr>
      <w:spacing w:line="240" w:lineRule="auto"/>
    </w:pPr>
    <w:rPr>
      <w:sz w:val="20"/>
      <w:szCs w:val="20"/>
    </w:rPr>
  </w:style>
  <w:style w:type="character" w:customStyle="1" w:styleId="CommentTextChar">
    <w:name w:val="Comment Text Char"/>
    <w:basedOn w:val="DefaultParagraphFont"/>
    <w:link w:val="CommentText"/>
    <w:uiPriority w:val="99"/>
    <w:semiHidden/>
    <w:rsid w:val="00534CA5"/>
    <w:rPr>
      <w:sz w:val="20"/>
      <w:szCs w:val="20"/>
    </w:rPr>
  </w:style>
  <w:style w:type="paragraph" w:styleId="CommentSubject">
    <w:name w:val="annotation subject"/>
    <w:basedOn w:val="CommentText"/>
    <w:next w:val="CommentText"/>
    <w:link w:val="CommentSubjectChar"/>
    <w:uiPriority w:val="99"/>
    <w:semiHidden/>
    <w:unhideWhenUsed/>
    <w:rsid w:val="00534CA5"/>
    <w:rPr>
      <w:b/>
      <w:bCs/>
    </w:rPr>
  </w:style>
  <w:style w:type="character" w:customStyle="1" w:styleId="CommentSubjectChar">
    <w:name w:val="Comment Subject Char"/>
    <w:basedOn w:val="CommentTextChar"/>
    <w:link w:val="CommentSubject"/>
    <w:uiPriority w:val="99"/>
    <w:semiHidden/>
    <w:rsid w:val="00534CA5"/>
    <w:rPr>
      <w:b/>
      <w:bCs/>
      <w:sz w:val="20"/>
      <w:szCs w:val="20"/>
    </w:rPr>
  </w:style>
  <w:style w:type="paragraph" w:styleId="BalloonText">
    <w:name w:val="Balloon Text"/>
    <w:basedOn w:val="Normal"/>
    <w:link w:val="BalloonTextChar"/>
    <w:uiPriority w:val="99"/>
    <w:semiHidden/>
    <w:unhideWhenUsed/>
    <w:rsid w:val="00534C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4CA5"/>
    <w:rPr>
      <w:rFonts w:ascii="Segoe UI" w:hAnsi="Segoe UI" w:cs="Segoe UI"/>
      <w:sz w:val="18"/>
      <w:szCs w:val="18"/>
    </w:rPr>
  </w:style>
  <w:style w:type="paragraph" w:styleId="Revision">
    <w:name w:val="Revision"/>
    <w:hidden/>
    <w:uiPriority w:val="99"/>
    <w:semiHidden/>
    <w:rsid w:val="00260B0E"/>
    <w:pPr>
      <w:spacing w:after="0" w:line="240" w:lineRule="auto"/>
    </w:pPr>
  </w:style>
  <w:style w:type="character" w:styleId="UnresolvedMention">
    <w:name w:val="Unresolved Mention"/>
    <w:basedOn w:val="DefaultParagraphFont"/>
    <w:uiPriority w:val="99"/>
    <w:semiHidden/>
    <w:unhideWhenUsed/>
    <w:rsid w:val="00A45B6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ennedy\Desktop\HRRP%20Weekly%20District%20Report%20Template%20-%20HRRP%20-%20V1-170803%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HRRP Weekly District Report Template - HRRP - V1-170803 (1)</Template>
  <TotalTime>9</TotalTime>
  <Pages>1</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Siobhan Kennedy</dc:creator>
  <cp:keywords/>
  <dc:description/>
  <cp:lastModifiedBy>Thakur, Karishma Chand</cp:lastModifiedBy>
  <cp:revision>4</cp:revision>
  <dcterms:created xsi:type="dcterms:W3CDTF">2017-11-21T05:24:00Z</dcterms:created>
  <dcterms:modified xsi:type="dcterms:W3CDTF">2017-11-21T05:34:00Z</dcterms:modified>
</cp:coreProperties>
</file>