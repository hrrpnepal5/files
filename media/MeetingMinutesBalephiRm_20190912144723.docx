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6" w:type="dxa"/>
        <w:tblInd w:w="-5" w:type="dxa"/>
        <w:tblLayout w:type="fixed"/>
        <w:tblLook w:val="0000" w:firstRow="0" w:lastRow="0" w:firstColumn="0" w:lastColumn="0" w:noHBand="0" w:noVBand="0"/>
      </w:tblPr>
      <w:tblGrid>
        <w:gridCol w:w="2337"/>
        <w:gridCol w:w="1173"/>
        <w:gridCol w:w="1482"/>
        <w:gridCol w:w="4594"/>
      </w:tblGrid>
      <w:tr w:rsidR="005326BB" w:rsidRPr="005326B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Pr="005326BB" w:rsidRDefault="00D34CFB">
            <w:pPr>
              <w:pStyle w:val="MinutesHeading1"/>
              <w:rPr>
                <w:rFonts w:ascii="Arial" w:hAnsi="Arial" w:cs="Arial"/>
                <w:i/>
                <w:iCs/>
                <w:color w:val="000000" w:themeColor="text1"/>
              </w:rPr>
            </w:pPr>
            <w:r w:rsidRPr="005326BB">
              <w:rPr>
                <w:rFonts w:cs="Arial"/>
                <w:color w:val="000000" w:themeColor="text1"/>
              </w:rPr>
              <w:t>Meeting Purpose: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2AE284E7" w14:textId="1BD7CD74" w:rsidR="00D34CFB" w:rsidRPr="005326BB" w:rsidRDefault="000144B2">
            <w:pPr>
              <w:rPr>
                <w:color w:val="000000" w:themeColor="text1"/>
              </w:rPr>
            </w:pPr>
            <w:proofErr w:type="spellStart"/>
            <w:r>
              <w:rPr>
                <w:color w:val="000000" w:themeColor="text1"/>
              </w:rPr>
              <w:t>Palika</w:t>
            </w:r>
            <w:proofErr w:type="spellEnd"/>
            <w:r>
              <w:rPr>
                <w:color w:val="000000" w:themeColor="text1"/>
              </w:rPr>
              <w:t xml:space="preserve"> </w:t>
            </w:r>
            <w:r w:rsidR="001A3DDA">
              <w:rPr>
                <w:color w:val="000000" w:themeColor="text1"/>
              </w:rPr>
              <w:t xml:space="preserve">Level </w:t>
            </w:r>
            <w:r w:rsidR="00D66A5E">
              <w:rPr>
                <w:color w:val="000000" w:themeColor="text1"/>
              </w:rPr>
              <w:t>C</w:t>
            </w:r>
            <w:r w:rsidR="001A3DDA">
              <w:rPr>
                <w:color w:val="000000" w:themeColor="text1"/>
              </w:rPr>
              <w:t xml:space="preserve">oordination </w:t>
            </w:r>
            <w:r w:rsidR="00D66A5E">
              <w:rPr>
                <w:color w:val="000000" w:themeColor="text1"/>
              </w:rPr>
              <w:t>M</w:t>
            </w:r>
            <w:r w:rsidR="001A3DDA">
              <w:rPr>
                <w:color w:val="000000" w:themeColor="text1"/>
              </w:rPr>
              <w:t>eeting</w:t>
            </w:r>
            <w:r w:rsidR="00D514DD">
              <w:rPr>
                <w:color w:val="000000" w:themeColor="text1"/>
              </w:rPr>
              <w:t xml:space="preserve"> at </w:t>
            </w:r>
            <w:proofErr w:type="spellStart"/>
            <w:r>
              <w:rPr>
                <w:color w:val="000000" w:themeColor="text1"/>
              </w:rPr>
              <w:t>Balephi</w:t>
            </w:r>
            <w:proofErr w:type="spellEnd"/>
            <w:r>
              <w:rPr>
                <w:color w:val="000000" w:themeColor="text1"/>
              </w:rPr>
              <w:t xml:space="preserve"> RM, </w:t>
            </w:r>
            <w:proofErr w:type="spellStart"/>
            <w:r w:rsidR="00D66A5E">
              <w:rPr>
                <w:color w:val="000000" w:themeColor="text1"/>
              </w:rPr>
              <w:t>Sindhupalchowk</w:t>
            </w:r>
            <w:proofErr w:type="spellEnd"/>
          </w:p>
        </w:tc>
      </w:tr>
      <w:tr w:rsidR="005326BB" w:rsidRPr="005326B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Pr="005326BB" w:rsidRDefault="00D34CFB">
            <w:pPr>
              <w:pStyle w:val="MinutesHeading1"/>
              <w:rPr>
                <w:rFonts w:ascii="Arial" w:hAnsi="Arial" w:cs="Arial"/>
                <w:i/>
                <w:iCs/>
                <w:color w:val="000000" w:themeColor="text1"/>
              </w:rPr>
            </w:pPr>
            <w:r w:rsidRPr="005326BB">
              <w:rPr>
                <w:rFonts w:cs="Arial"/>
                <w:color w:val="000000" w:themeColor="text1"/>
              </w:rPr>
              <w:t xml:space="preserve">Meeting Date: </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55BE8E77" w14:textId="5FFBCFED" w:rsidR="00D34CFB" w:rsidRPr="005326BB" w:rsidRDefault="001A3DDA" w:rsidP="008B14A4">
            <w:pPr>
              <w:rPr>
                <w:color w:val="000000" w:themeColor="text1"/>
              </w:rPr>
            </w:pPr>
            <w:r>
              <w:rPr>
                <w:color w:val="000000" w:themeColor="text1"/>
              </w:rPr>
              <w:t>(</w:t>
            </w:r>
            <w:r w:rsidR="000144B2">
              <w:rPr>
                <w:color w:val="000000" w:themeColor="text1"/>
              </w:rPr>
              <w:t>4</w:t>
            </w:r>
            <w:r w:rsidR="000144B2" w:rsidRPr="000144B2">
              <w:rPr>
                <w:color w:val="000000" w:themeColor="text1"/>
                <w:vertAlign w:val="superscript"/>
              </w:rPr>
              <w:t>th</w:t>
            </w:r>
            <w:r w:rsidR="000144B2">
              <w:rPr>
                <w:color w:val="000000" w:themeColor="text1"/>
              </w:rPr>
              <w:t xml:space="preserve"> September</w:t>
            </w:r>
            <w:r>
              <w:rPr>
                <w:color w:val="000000" w:themeColor="text1"/>
              </w:rPr>
              <w:t xml:space="preserve"> 2019)</w:t>
            </w:r>
          </w:p>
        </w:tc>
      </w:tr>
      <w:tr w:rsidR="005326BB" w:rsidRPr="005326B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Pr="005326BB" w:rsidRDefault="00D34CFB">
            <w:pPr>
              <w:pStyle w:val="MinutesHeading1"/>
              <w:rPr>
                <w:rFonts w:ascii="Arial" w:hAnsi="Arial" w:cs="Arial"/>
                <w:i/>
                <w:iCs/>
                <w:color w:val="000000" w:themeColor="text1"/>
              </w:rPr>
            </w:pPr>
            <w:r w:rsidRPr="005326BB">
              <w:rPr>
                <w:rFonts w:cs="Arial"/>
                <w:color w:val="000000" w:themeColor="text1"/>
              </w:rPr>
              <w:t xml:space="preserve">Meeting Time: </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12CD2A61" w14:textId="7AD8F16D" w:rsidR="00D34CFB" w:rsidRPr="005326BB" w:rsidRDefault="000144B2">
            <w:pPr>
              <w:rPr>
                <w:color w:val="000000" w:themeColor="text1"/>
              </w:rPr>
            </w:pPr>
            <w:r>
              <w:rPr>
                <w:color w:val="000000" w:themeColor="text1"/>
              </w:rPr>
              <w:t>11</w:t>
            </w:r>
            <w:r w:rsidR="00D66A5E">
              <w:rPr>
                <w:color w:val="000000" w:themeColor="text1"/>
              </w:rPr>
              <w:t xml:space="preserve">:00 am to </w:t>
            </w:r>
            <w:r>
              <w:rPr>
                <w:color w:val="000000" w:themeColor="text1"/>
              </w:rPr>
              <w:t>2</w:t>
            </w:r>
            <w:r w:rsidR="00D66A5E">
              <w:rPr>
                <w:color w:val="000000" w:themeColor="text1"/>
              </w:rPr>
              <w:t>:00</w:t>
            </w:r>
            <w:r>
              <w:rPr>
                <w:color w:val="000000" w:themeColor="text1"/>
              </w:rPr>
              <w:t xml:space="preserve"> p</w:t>
            </w:r>
            <w:r w:rsidR="00D66A5E">
              <w:rPr>
                <w:color w:val="000000" w:themeColor="text1"/>
              </w:rPr>
              <w:t>m</w:t>
            </w:r>
          </w:p>
        </w:tc>
      </w:tr>
      <w:tr w:rsidR="000814E1" w:rsidRPr="005326BB" w14:paraId="2DD5D0DD" w14:textId="3927B998" w:rsidTr="00381AF0">
        <w:tc>
          <w:tcPr>
            <w:tcW w:w="2337" w:type="dxa"/>
            <w:tcBorders>
              <w:top w:val="single" w:sz="4" w:space="0" w:color="000000"/>
              <w:left w:val="single" w:sz="4" w:space="0" w:color="000000"/>
              <w:bottom w:val="single" w:sz="4" w:space="0" w:color="000000"/>
            </w:tcBorders>
            <w:shd w:val="clear" w:color="auto" w:fill="D9D9D9"/>
          </w:tcPr>
          <w:p w14:paraId="1206ED65" w14:textId="77777777" w:rsidR="000814E1" w:rsidRPr="005326BB" w:rsidRDefault="000814E1">
            <w:pPr>
              <w:pStyle w:val="MinutesHeading1"/>
              <w:rPr>
                <w:rFonts w:ascii="Arial" w:hAnsi="Arial" w:cs="Arial"/>
                <w:i/>
                <w:iCs/>
                <w:color w:val="000000" w:themeColor="text1"/>
              </w:rPr>
            </w:pPr>
            <w:r w:rsidRPr="005326BB">
              <w:rPr>
                <w:rFonts w:cs="Arial"/>
                <w:color w:val="000000" w:themeColor="text1"/>
              </w:rPr>
              <w:t xml:space="preserve">Meeting Location: </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4407C114" w14:textId="00185E2A" w:rsidR="000814E1" w:rsidRPr="005326BB" w:rsidRDefault="00E0117F">
            <w:pPr>
              <w:rPr>
                <w:color w:val="000000" w:themeColor="text1"/>
              </w:rPr>
            </w:pPr>
            <w:r>
              <w:rPr>
                <w:color w:val="000000" w:themeColor="text1"/>
              </w:rPr>
              <w:t>Chairperson’s office room</w:t>
            </w:r>
          </w:p>
        </w:tc>
      </w:tr>
      <w:tr w:rsidR="000814E1" w:rsidRPr="005326BB" w14:paraId="4AF23373" w14:textId="257240DA" w:rsidTr="00D666A8">
        <w:tc>
          <w:tcPr>
            <w:tcW w:w="2337" w:type="dxa"/>
            <w:tcBorders>
              <w:top w:val="single" w:sz="4" w:space="0" w:color="000000"/>
              <w:left w:val="single" w:sz="4" w:space="0" w:color="000000"/>
              <w:bottom w:val="single" w:sz="4" w:space="0" w:color="000000"/>
            </w:tcBorders>
            <w:shd w:val="clear" w:color="auto" w:fill="D9D9D9"/>
          </w:tcPr>
          <w:p w14:paraId="7EBA740A" w14:textId="77777777" w:rsidR="000814E1" w:rsidRPr="005326BB" w:rsidRDefault="000814E1">
            <w:pPr>
              <w:pStyle w:val="MinutesHeading1"/>
              <w:rPr>
                <w:rFonts w:ascii="Arial" w:hAnsi="Arial" w:cs="Arial"/>
                <w:i/>
                <w:iCs/>
                <w:color w:val="000000" w:themeColor="text1"/>
              </w:rPr>
            </w:pPr>
            <w:r w:rsidRPr="005326BB">
              <w:rPr>
                <w:rFonts w:cs="Arial"/>
                <w:color w:val="000000" w:themeColor="text1"/>
              </w:rPr>
              <w:t>Meeting Facilitator:</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2B2EAE8F" w14:textId="342B1229" w:rsidR="000814E1" w:rsidRPr="005326BB" w:rsidRDefault="001A3DDA">
            <w:pPr>
              <w:rPr>
                <w:color w:val="000000" w:themeColor="text1"/>
              </w:rPr>
            </w:pPr>
            <w:r>
              <w:rPr>
                <w:color w:val="000000" w:themeColor="text1"/>
              </w:rPr>
              <w:t>Pradip Sharma</w:t>
            </w:r>
          </w:p>
        </w:tc>
      </w:tr>
      <w:tr w:rsidR="00D66A5E" w:rsidRPr="005326BB" w14:paraId="0D4E101D" w14:textId="0DA29268" w:rsidTr="005F58C2">
        <w:tc>
          <w:tcPr>
            <w:tcW w:w="2337" w:type="dxa"/>
            <w:tcBorders>
              <w:top w:val="single" w:sz="4" w:space="0" w:color="000000"/>
              <w:left w:val="single" w:sz="4" w:space="0" w:color="000000"/>
              <w:bottom w:val="single" w:sz="4" w:space="0" w:color="000000"/>
            </w:tcBorders>
            <w:shd w:val="clear" w:color="auto" w:fill="D9D9D9"/>
          </w:tcPr>
          <w:p w14:paraId="48ACADA0" w14:textId="5196F8BE" w:rsidR="00D66A5E" w:rsidRPr="005326BB" w:rsidRDefault="00D66A5E" w:rsidP="00D66A5E">
            <w:pPr>
              <w:pStyle w:val="MinutesHeading1"/>
              <w:rPr>
                <w:rFonts w:ascii="Arial" w:hAnsi="Arial" w:cs="Arial"/>
                <w:i/>
                <w:iCs/>
                <w:color w:val="000000" w:themeColor="text1"/>
              </w:rPr>
            </w:pPr>
            <w:r w:rsidRPr="005326BB">
              <w:rPr>
                <w:rFonts w:cs="Arial"/>
                <w:color w:val="000000" w:themeColor="text1"/>
              </w:rPr>
              <w:t xml:space="preserve">Minutes Taken By: </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tcPr>
          <w:p w14:paraId="30D767F0" w14:textId="153EB290" w:rsidR="00D66A5E" w:rsidRPr="005326BB" w:rsidRDefault="00D66A5E" w:rsidP="00D66A5E">
            <w:pPr>
              <w:rPr>
                <w:color w:val="000000" w:themeColor="text1"/>
              </w:rPr>
            </w:pPr>
            <w:r>
              <w:rPr>
                <w:color w:val="000000" w:themeColor="text1"/>
              </w:rPr>
              <w:t>Pradip Sharma</w:t>
            </w:r>
          </w:p>
        </w:tc>
      </w:tr>
      <w:tr w:rsidR="000814E1" w:rsidRPr="005326BB" w14:paraId="60B23FA6" w14:textId="1CF4A349" w:rsidTr="000814E1">
        <w:tc>
          <w:tcPr>
            <w:tcW w:w="2337" w:type="dxa"/>
            <w:tcBorders>
              <w:top w:val="single" w:sz="4" w:space="0" w:color="000000"/>
              <w:left w:val="single" w:sz="4" w:space="0" w:color="000000"/>
              <w:bottom w:val="single" w:sz="4" w:space="0" w:color="000000"/>
            </w:tcBorders>
            <w:shd w:val="clear" w:color="auto" w:fill="D9D9D9"/>
          </w:tcPr>
          <w:p w14:paraId="5A2548DF" w14:textId="5BD1D50E" w:rsidR="000814E1" w:rsidRPr="005326BB" w:rsidRDefault="000814E1">
            <w:pPr>
              <w:pStyle w:val="MinutesHeading1"/>
              <w:rPr>
                <w:rFonts w:cs="Arial"/>
                <w:color w:val="000000" w:themeColor="text1"/>
              </w:rPr>
            </w:pPr>
            <w:r>
              <w:rPr>
                <w:rFonts w:cs="Arial"/>
                <w:color w:val="000000" w:themeColor="text1"/>
              </w:rPr>
              <w:t>Summary of participants:</w:t>
            </w:r>
          </w:p>
        </w:tc>
        <w:tc>
          <w:tcPr>
            <w:tcW w:w="1173" w:type="dxa"/>
            <w:tcBorders>
              <w:top w:val="single" w:sz="4" w:space="0" w:color="000000"/>
              <w:left w:val="single" w:sz="4" w:space="0" w:color="000000"/>
              <w:bottom w:val="single" w:sz="4" w:space="0" w:color="000000"/>
              <w:right w:val="single" w:sz="4" w:space="0" w:color="auto"/>
            </w:tcBorders>
            <w:shd w:val="clear" w:color="auto" w:fill="auto"/>
          </w:tcPr>
          <w:p w14:paraId="63697B76" w14:textId="4A06A347" w:rsidR="000814E1" w:rsidRPr="005326BB" w:rsidRDefault="000814E1" w:rsidP="003B53EE">
            <w:pPr>
              <w:rPr>
                <w:color w:val="000000" w:themeColor="text1"/>
              </w:rPr>
            </w:pPr>
            <w:r>
              <w:rPr>
                <w:color w:val="000000" w:themeColor="text1"/>
              </w:rPr>
              <w:t xml:space="preserve">Total:    </w:t>
            </w:r>
            <w:r w:rsidR="009847BD">
              <w:rPr>
                <w:color w:val="000000" w:themeColor="text1"/>
              </w:rPr>
              <w:t>14</w:t>
            </w:r>
          </w:p>
        </w:tc>
        <w:tc>
          <w:tcPr>
            <w:tcW w:w="1482" w:type="dxa"/>
            <w:tcBorders>
              <w:top w:val="single" w:sz="4" w:space="0" w:color="000000"/>
              <w:left w:val="single" w:sz="4" w:space="0" w:color="auto"/>
              <w:bottom w:val="single" w:sz="4" w:space="0" w:color="000000"/>
              <w:right w:val="single" w:sz="4" w:space="0" w:color="auto"/>
            </w:tcBorders>
            <w:shd w:val="clear" w:color="auto" w:fill="auto"/>
          </w:tcPr>
          <w:p w14:paraId="558FC36B" w14:textId="299BFAE5" w:rsidR="000814E1" w:rsidRPr="005326BB" w:rsidRDefault="000814E1" w:rsidP="000814E1">
            <w:pPr>
              <w:rPr>
                <w:color w:val="000000" w:themeColor="text1"/>
              </w:rPr>
            </w:pPr>
            <w:r>
              <w:rPr>
                <w:color w:val="000000" w:themeColor="text1"/>
              </w:rPr>
              <w:t>Female:</w:t>
            </w:r>
            <w:r w:rsidR="001A3DDA">
              <w:rPr>
                <w:color w:val="000000" w:themeColor="text1"/>
              </w:rPr>
              <w:t xml:space="preserve"> </w:t>
            </w:r>
            <w:r w:rsidR="009847BD">
              <w:rPr>
                <w:color w:val="000000" w:themeColor="text1"/>
              </w:rPr>
              <w:t>3</w:t>
            </w:r>
          </w:p>
        </w:tc>
        <w:tc>
          <w:tcPr>
            <w:tcW w:w="4594" w:type="dxa"/>
            <w:tcBorders>
              <w:top w:val="single" w:sz="4" w:space="0" w:color="000000"/>
              <w:left w:val="single" w:sz="4" w:space="0" w:color="auto"/>
              <w:bottom w:val="single" w:sz="4" w:space="0" w:color="000000"/>
              <w:right w:val="single" w:sz="4" w:space="0" w:color="000000"/>
            </w:tcBorders>
            <w:shd w:val="clear" w:color="auto" w:fill="auto"/>
          </w:tcPr>
          <w:p w14:paraId="7028F452" w14:textId="1D5632E4" w:rsidR="000814E1" w:rsidRPr="005326BB" w:rsidRDefault="000814E1" w:rsidP="000814E1">
            <w:pPr>
              <w:rPr>
                <w:color w:val="000000" w:themeColor="text1"/>
              </w:rPr>
            </w:pPr>
            <w:r>
              <w:rPr>
                <w:color w:val="000000" w:themeColor="text1"/>
              </w:rPr>
              <w:t xml:space="preserve">Male: </w:t>
            </w:r>
            <w:r w:rsidR="009847BD">
              <w:rPr>
                <w:color w:val="000000" w:themeColor="text1"/>
              </w:rPr>
              <w:t>11</w:t>
            </w:r>
          </w:p>
        </w:tc>
      </w:tr>
    </w:tbl>
    <w:p w14:paraId="6D6B16CF" w14:textId="77777777" w:rsidR="00D34CFB" w:rsidRPr="005326BB" w:rsidRDefault="00D34CFB">
      <w:pPr>
        <w:rPr>
          <w:rFonts w:ascii="Arial" w:hAnsi="Arial" w:cs="Arial"/>
          <w:color w:val="000000" w:themeColor="text1"/>
        </w:rPr>
      </w:pPr>
    </w:p>
    <w:tbl>
      <w:tblPr>
        <w:tblW w:w="9586" w:type="dxa"/>
        <w:tblInd w:w="-5" w:type="dxa"/>
        <w:tblLayout w:type="fixed"/>
        <w:tblLook w:val="0000" w:firstRow="0" w:lastRow="0" w:firstColumn="0" w:lastColumn="0" w:noHBand="0" w:noVBand="0"/>
      </w:tblPr>
      <w:tblGrid>
        <w:gridCol w:w="9586"/>
      </w:tblGrid>
      <w:tr w:rsidR="005326BB" w:rsidRPr="005326BB"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Pr="005326BB" w:rsidRDefault="00D34CFB">
            <w:pPr>
              <w:rPr>
                <w:color w:val="000000" w:themeColor="text1"/>
              </w:rPr>
            </w:pPr>
            <w:r w:rsidRPr="005326BB">
              <w:rPr>
                <w:rFonts w:ascii="Arial" w:hAnsi="Arial" w:cs="Arial"/>
                <w:b/>
                <w:color w:val="000000" w:themeColor="text1"/>
              </w:rPr>
              <w:t>Discussion:</w:t>
            </w:r>
            <w:r w:rsidRPr="005326BB">
              <w:rPr>
                <w:rFonts w:ascii="Arial" w:hAnsi="Arial" w:cs="Arial"/>
                <w:color w:val="000000" w:themeColor="text1"/>
              </w:rPr>
              <w:t xml:space="preserve"> (Items/Knowledge Shared)</w:t>
            </w:r>
            <w:r w:rsidR="00FF3854" w:rsidRPr="005326BB">
              <w:rPr>
                <w:rFonts w:ascii="Arial" w:hAnsi="Arial" w:cs="Arial"/>
                <w:color w:val="000000" w:themeColor="text1"/>
              </w:rPr>
              <w:t xml:space="preserve"> </w:t>
            </w:r>
          </w:p>
        </w:tc>
      </w:tr>
      <w:tr w:rsidR="005326BB" w:rsidRPr="005326BB"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471D589E" w14:textId="6F2A3E67" w:rsidR="00A33924" w:rsidRDefault="00A33924">
            <w:pPr>
              <w:rPr>
                <w:rFonts w:ascii="Arial" w:hAnsi="Arial" w:cs="Arial"/>
                <w:i/>
                <w:iCs/>
                <w:color w:val="000000" w:themeColor="text1"/>
              </w:rPr>
            </w:pPr>
            <w:r w:rsidRPr="005326BB">
              <w:rPr>
                <w:rFonts w:ascii="Arial" w:hAnsi="Arial" w:cs="Arial"/>
                <w:i/>
                <w:iCs/>
                <w:color w:val="000000" w:themeColor="text1"/>
              </w:rPr>
              <w:t xml:space="preserve">Agendas: </w:t>
            </w:r>
          </w:p>
          <w:p w14:paraId="46B5BCA4" w14:textId="08D05E4C" w:rsidR="00D66A5E" w:rsidRPr="00E731AE" w:rsidRDefault="00562513" w:rsidP="00562513">
            <w:pPr>
              <w:pStyle w:val="ListParagraph"/>
              <w:numPr>
                <w:ilvl w:val="0"/>
                <w:numId w:val="25"/>
              </w:numPr>
              <w:rPr>
                <w:rFonts w:ascii="Arial" w:hAnsi="Arial" w:cs="Arial"/>
                <w:i/>
                <w:iCs/>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31AE">
              <w:rPr>
                <w:rFonts w:ascii="Arial" w:hAnsi="Arial" w:cs="Arial"/>
                <w:i/>
                <w:iCs/>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Regarding the </w:t>
            </w:r>
            <w:r w:rsidR="00E731AE" w:rsidRPr="00E731AE">
              <w:rPr>
                <w:rFonts w:ascii="Arial" w:hAnsi="Arial" w:cs="Arial"/>
                <w:i/>
                <w:iCs/>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reconstruction issue</w:t>
            </w:r>
          </w:p>
          <w:p w14:paraId="3CBE4960" w14:textId="52AA3C2F" w:rsidR="00E731AE" w:rsidRPr="00E731AE" w:rsidRDefault="00E731AE" w:rsidP="00562513">
            <w:pPr>
              <w:pStyle w:val="ListParagraph"/>
              <w:numPr>
                <w:ilvl w:val="0"/>
                <w:numId w:val="25"/>
              </w:numPr>
              <w:rPr>
                <w:rFonts w:ascii="Arial" w:hAnsi="Arial" w:cs="Arial"/>
                <w:i/>
                <w:iCs/>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31AE">
              <w:rPr>
                <w:rFonts w:ascii="Arial" w:hAnsi="Arial" w:cs="Arial"/>
                <w:i/>
                <w:iCs/>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Regarding the retrofit issue</w:t>
            </w:r>
          </w:p>
          <w:p w14:paraId="1414DCD6" w14:textId="77777777" w:rsidR="00E731AE" w:rsidRPr="00E731AE" w:rsidRDefault="00D66A5E" w:rsidP="00E731AE">
            <w:pPr>
              <w:pStyle w:val="ListParagraph"/>
              <w:numPr>
                <w:ilvl w:val="0"/>
                <w:numId w:val="25"/>
              </w:numPr>
              <w:rPr>
                <w:rFonts w:ascii="Arial" w:hAnsi="Arial" w:cs="Arial"/>
                <w:i/>
                <w:iCs/>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31AE">
              <w:rPr>
                <w:rFonts w:eastAsia="PMingLiU"/>
                <w:color w:val="5B9BD5" w:themeColor="accent1"/>
                <w:sz w:val="28"/>
                <w:szCs w:val="2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Regarding the progress in tranche disbursement</w:t>
            </w:r>
            <w:r w:rsidRPr="00E731AE">
              <w:rPr>
                <w:rFonts w:eastAsia="PMingLiU"/>
                <w:color w:val="5B9BD5" w:themeColor="accent1"/>
                <w:sz w:val="28"/>
                <w:szCs w:val="2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5EDD55A4" w14:textId="0BC15CE1" w:rsidR="00D66A5E" w:rsidRPr="00E731AE" w:rsidRDefault="00D66A5E" w:rsidP="00E731AE">
            <w:pPr>
              <w:pStyle w:val="ListParagraph"/>
              <w:numPr>
                <w:ilvl w:val="0"/>
                <w:numId w:val="25"/>
              </w:numPr>
              <w:rPr>
                <w:rFonts w:ascii="Arial" w:hAnsi="Arial" w:cs="Arial"/>
                <w:i/>
                <w:iCs/>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31AE">
              <w:rPr>
                <w:rFonts w:eastAsia="PMingLiU"/>
                <w:color w:val="5B9BD5" w:themeColor="accent1"/>
                <w:sz w:val="28"/>
                <w:szCs w:val="2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others:</w:t>
            </w:r>
          </w:p>
          <w:p w14:paraId="5D7908CB" w14:textId="6F227E89" w:rsidR="00B12329" w:rsidRPr="00D66A5E" w:rsidRDefault="00B12329" w:rsidP="00D66A5E">
            <w:pPr>
              <w:ind w:left="360"/>
              <w:rPr>
                <w:rFonts w:ascii="Arial" w:hAnsi="Arial" w:cs="Arial"/>
                <w:i/>
                <w:iCs/>
                <w:color w:val="000000" w:themeColor="text1"/>
              </w:rPr>
            </w:pPr>
          </w:p>
          <w:p w14:paraId="5D76F7A4" w14:textId="1C6E1DFF" w:rsidR="000814E1" w:rsidRDefault="000814E1" w:rsidP="000814E1">
            <w:pPr>
              <w:rPr>
                <w:ins w:id="0" w:author="Rupa Panday" w:date="2018-05-21T12:33:00Z"/>
                <w:rFonts w:ascii="Arial" w:hAnsi="Arial" w:cs="Arial"/>
                <w:i/>
                <w:iCs/>
                <w:color w:val="000000" w:themeColor="text1"/>
              </w:rPr>
            </w:pPr>
          </w:p>
          <w:p w14:paraId="47818A0A" w14:textId="77777777" w:rsidR="00AA3EE0" w:rsidRDefault="00AA3EE0" w:rsidP="000814E1">
            <w:pPr>
              <w:rPr>
                <w:rFonts w:ascii="Arial" w:hAnsi="Arial" w:cs="Arial"/>
                <w:i/>
                <w:iCs/>
                <w:color w:val="000000" w:themeColor="text1"/>
              </w:rPr>
            </w:pPr>
          </w:p>
          <w:p w14:paraId="423FC160" w14:textId="5E9EA862" w:rsidR="00D66A5E" w:rsidRPr="00E731AE" w:rsidRDefault="000814E1" w:rsidP="00E731AE">
            <w:pPr>
              <w:rPr>
                <w:rFonts w:ascii="Arial" w:hAnsi="Arial" w:cs="Arial"/>
                <w:i/>
                <w:iCs/>
                <w:color w:val="000000" w:themeColor="text1"/>
              </w:rPr>
            </w:pPr>
            <w:r>
              <w:rPr>
                <w:rFonts w:ascii="Arial" w:hAnsi="Arial" w:cs="Arial"/>
                <w:i/>
                <w:iCs/>
                <w:color w:val="000000" w:themeColor="text1"/>
              </w:rPr>
              <w:t>Decisions:</w:t>
            </w:r>
          </w:p>
          <w:p w14:paraId="22EA682D" w14:textId="23EF1435" w:rsidR="00D66A5E" w:rsidRPr="00E731AE" w:rsidRDefault="00D66A5E" w:rsidP="00562513">
            <w:pPr>
              <w:pStyle w:val="ListParagraph"/>
              <w:numPr>
                <w:ilvl w:val="0"/>
                <w:numId w:val="23"/>
              </w:numPr>
              <w:suppressAutoHyphens w:val="0"/>
              <w:spacing w:after="160" w:line="259" w:lineRule="auto"/>
              <w:jc w:val="both"/>
              <w:rPr>
                <w:color w:val="0070C0"/>
                <w:sz w:val="28"/>
                <w:szCs w:val="28"/>
              </w:rPr>
            </w:pPr>
            <w:r w:rsidRPr="00E731AE">
              <w:rPr>
                <w:color w:val="0070C0"/>
                <w:sz w:val="28"/>
                <w:szCs w:val="28"/>
              </w:rPr>
              <w:t>Information was provided</w:t>
            </w:r>
            <w:r w:rsidR="00562513" w:rsidRPr="00E731AE">
              <w:rPr>
                <w:color w:val="0070C0"/>
                <w:sz w:val="28"/>
                <w:szCs w:val="28"/>
              </w:rPr>
              <w:t xml:space="preserve"> their Ninety </w:t>
            </w:r>
            <w:r w:rsidRPr="00E731AE">
              <w:rPr>
                <w:color w:val="0070C0"/>
                <w:sz w:val="28"/>
                <w:szCs w:val="28"/>
              </w:rPr>
              <w:t xml:space="preserve">percent of the tranche has been forwarded </w:t>
            </w:r>
            <w:r w:rsidR="00562513" w:rsidRPr="00E731AE">
              <w:rPr>
                <w:color w:val="0070C0"/>
                <w:sz w:val="28"/>
                <w:szCs w:val="28"/>
              </w:rPr>
              <w:t xml:space="preserve">in </w:t>
            </w:r>
            <w:proofErr w:type="spellStart"/>
            <w:r w:rsidR="00562513" w:rsidRPr="00E731AE">
              <w:rPr>
                <w:color w:val="0070C0"/>
                <w:sz w:val="28"/>
                <w:szCs w:val="28"/>
              </w:rPr>
              <w:t>balephi</w:t>
            </w:r>
            <w:proofErr w:type="spellEnd"/>
            <w:r w:rsidR="00562513" w:rsidRPr="00E731AE">
              <w:rPr>
                <w:color w:val="0070C0"/>
                <w:sz w:val="28"/>
                <w:szCs w:val="28"/>
              </w:rPr>
              <w:t xml:space="preserve"> rural municipality </w:t>
            </w:r>
            <w:r w:rsidRPr="00E731AE">
              <w:rPr>
                <w:color w:val="0070C0"/>
                <w:sz w:val="28"/>
                <w:szCs w:val="28"/>
              </w:rPr>
              <w:t>while rest are on the process.</w:t>
            </w:r>
          </w:p>
          <w:p w14:paraId="79AE23BB" w14:textId="77777777" w:rsidR="00562513" w:rsidRPr="00E731AE" w:rsidRDefault="00562513" w:rsidP="00562513">
            <w:pPr>
              <w:pStyle w:val="ListParagraph"/>
              <w:numPr>
                <w:ilvl w:val="0"/>
                <w:numId w:val="23"/>
              </w:numPr>
              <w:suppressAutoHyphens w:val="0"/>
              <w:spacing w:after="160" w:line="259" w:lineRule="auto"/>
              <w:jc w:val="both"/>
              <w:rPr>
                <w:color w:val="0070C0"/>
                <w:sz w:val="28"/>
                <w:szCs w:val="28"/>
              </w:rPr>
            </w:pPr>
            <w:bookmarkStart w:id="1" w:name="_Hlk18847538"/>
            <w:r w:rsidRPr="00E731AE">
              <w:rPr>
                <w:color w:val="0070C0"/>
                <w:sz w:val="28"/>
                <w:szCs w:val="28"/>
              </w:rPr>
              <w:t>Due to transfer of Engineers the two different beneficiaries took Third tranche by showing same house. The case is of ward-1 and name of the house owner is Mr. Anil Tamang.</w:t>
            </w:r>
          </w:p>
          <w:p w14:paraId="289DAE01" w14:textId="77777777" w:rsidR="00562513" w:rsidRPr="00E731AE" w:rsidRDefault="00562513" w:rsidP="00562513">
            <w:pPr>
              <w:pStyle w:val="ListParagraph"/>
              <w:numPr>
                <w:ilvl w:val="0"/>
                <w:numId w:val="23"/>
              </w:numPr>
              <w:suppressAutoHyphens w:val="0"/>
              <w:spacing w:after="160" w:line="259" w:lineRule="auto"/>
              <w:jc w:val="both"/>
              <w:rPr>
                <w:color w:val="0070C0"/>
                <w:sz w:val="28"/>
                <w:szCs w:val="28"/>
              </w:rPr>
            </w:pPr>
            <w:r w:rsidRPr="00E731AE">
              <w:rPr>
                <w:color w:val="0070C0"/>
                <w:sz w:val="28"/>
                <w:szCs w:val="28"/>
              </w:rPr>
              <w:t>As per engineer, in ward no.3, the wood band of corrected houses are not good in shape.</w:t>
            </w:r>
          </w:p>
          <w:p w14:paraId="44291396" w14:textId="77777777" w:rsidR="00562513" w:rsidRPr="00E731AE" w:rsidRDefault="00562513" w:rsidP="00562513">
            <w:pPr>
              <w:pStyle w:val="ListParagraph"/>
              <w:numPr>
                <w:ilvl w:val="0"/>
                <w:numId w:val="23"/>
              </w:numPr>
              <w:suppressAutoHyphens w:val="0"/>
              <w:spacing w:after="160" w:line="259" w:lineRule="auto"/>
              <w:jc w:val="both"/>
              <w:rPr>
                <w:rFonts w:asciiTheme="minorHAnsi" w:hAnsiTheme="minorHAnsi"/>
                <w:color w:val="0070C0"/>
                <w:sz w:val="32"/>
                <w:szCs w:val="32"/>
              </w:rPr>
            </w:pPr>
            <w:r w:rsidRPr="00E731AE">
              <w:rPr>
                <w:color w:val="0070C0"/>
                <w:sz w:val="28"/>
                <w:szCs w:val="28"/>
              </w:rPr>
              <w:t xml:space="preserve">Due to the phased out of Save the Children (an INGO), one of the beneficiaries named Mr. </w:t>
            </w:r>
            <w:proofErr w:type="spellStart"/>
            <w:r w:rsidRPr="00E731AE">
              <w:rPr>
                <w:color w:val="0070C0"/>
                <w:sz w:val="28"/>
                <w:szCs w:val="28"/>
              </w:rPr>
              <w:t>Subba</w:t>
            </w:r>
            <w:proofErr w:type="spellEnd"/>
            <w:r w:rsidRPr="00E731AE">
              <w:rPr>
                <w:color w:val="0070C0"/>
                <w:sz w:val="28"/>
                <w:szCs w:val="28"/>
              </w:rPr>
              <w:t xml:space="preserve"> Tamang received first and second tranche but didn’t receive third tranche as his house has already been complete and constructed. He is roaming around either thither side to get third tranche. </w:t>
            </w:r>
          </w:p>
          <w:p w14:paraId="76E1364F" w14:textId="77777777" w:rsidR="00562513" w:rsidRPr="00E731AE" w:rsidRDefault="00562513" w:rsidP="00562513">
            <w:pPr>
              <w:pStyle w:val="ListParagraph"/>
              <w:numPr>
                <w:ilvl w:val="0"/>
                <w:numId w:val="23"/>
              </w:numPr>
              <w:suppressAutoHyphens w:val="0"/>
              <w:spacing w:after="160" w:line="259" w:lineRule="auto"/>
              <w:jc w:val="both"/>
              <w:rPr>
                <w:rFonts w:cstheme="minorHAnsi"/>
                <w:color w:val="0070C0"/>
                <w:sz w:val="28"/>
                <w:szCs w:val="28"/>
              </w:rPr>
            </w:pPr>
            <w:r w:rsidRPr="00E731AE">
              <w:rPr>
                <w:rFonts w:cstheme="minorHAnsi"/>
                <w:color w:val="0070C0"/>
                <w:sz w:val="28"/>
                <w:szCs w:val="28"/>
              </w:rPr>
              <w:t xml:space="preserve">In ward no.7 a few houses are done simple maintenance, but beneficiaries pressurized engineers to inspect those houses as retrofitted. </w:t>
            </w:r>
          </w:p>
          <w:p w14:paraId="38ED6637" w14:textId="77777777" w:rsidR="00562513" w:rsidRPr="00E731AE" w:rsidRDefault="00562513" w:rsidP="00562513">
            <w:pPr>
              <w:pStyle w:val="ListParagraph"/>
              <w:numPr>
                <w:ilvl w:val="0"/>
                <w:numId w:val="23"/>
              </w:numPr>
              <w:suppressAutoHyphens w:val="0"/>
              <w:spacing w:after="160" w:line="259" w:lineRule="auto"/>
              <w:jc w:val="both"/>
              <w:rPr>
                <w:rFonts w:cstheme="minorHAnsi"/>
                <w:color w:val="0070C0"/>
                <w:sz w:val="28"/>
                <w:szCs w:val="28"/>
              </w:rPr>
            </w:pPr>
            <w:r w:rsidRPr="00E731AE">
              <w:rPr>
                <w:rFonts w:cstheme="minorHAnsi"/>
                <w:color w:val="0070C0"/>
                <w:sz w:val="28"/>
                <w:szCs w:val="28"/>
              </w:rPr>
              <w:t xml:space="preserve">Due to mistakenly entry of third tranche into second tranche of ward-8 by </w:t>
            </w:r>
            <w:proofErr w:type="spellStart"/>
            <w:r w:rsidRPr="00E731AE">
              <w:rPr>
                <w:rFonts w:cstheme="minorHAnsi"/>
                <w:color w:val="0070C0"/>
                <w:sz w:val="28"/>
                <w:szCs w:val="28"/>
              </w:rPr>
              <w:t>GMaLI</w:t>
            </w:r>
            <w:proofErr w:type="spellEnd"/>
            <w:r w:rsidRPr="00E731AE">
              <w:rPr>
                <w:rFonts w:cstheme="minorHAnsi"/>
                <w:color w:val="0070C0"/>
                <w:sz w:val="28"/>
                <w:szCs w:val="28"/>
              </w:rPr>
              <w:t>, the disbursement became delayed said by ward technician.</w:t>
            </w:r>
          </w:p>
          <w:p w14:paraId="6DAA227F" w14:textId="1B10CEC4" w:rsidR="004869EC" w:rsidRPr="00E731AE" w:rsidRDefault="00562513" w:rsidP="00E731AE">
            <w:pPr>
              <w:pStyle w:val="ListParagraph"/>
              <w:numPr>
                <w:ilvl w:val="0"/>
                <w:numId w:val="23"/>
              </w:numPr>
              <w:autoSpaceDN w:val="0"/>
              <w:spacing w:after="160" w:line="256" w:lineRule="auto"/>
              <w:contextualSpacing w:val="0"/>
              <w:jc w:val="both"/>
              <w:textAlignment w:val="baseline"/>
              <w:rPr>
                <w:rFonts w:cstheme="minorBidi"/>
                <w:color w:val="0070C0"/>
              </w:rPr>
            </w:pPr>
            <w:r w:rsidRPr="00E731AE">
              <w:rPr>
                <w:rFonts w:cstheme="minorHAnsi"/>
                <w:color w:val="0070C0"/>
                <w:sz w:val="28"/>
                <w:szCs w:val="28"/>
              </w:rPr>
              <w:t xml:space="preserve">The ward chief of ward-7, Mr. </w:t>
            </w:r>
            <w:proofErr w:type="spellStart"/>
            <w:r w:rsidRPr="00E731AE">
              <w:rPr>
                <w:rFonts w:cstheme="minorHAnsi"/>
                <w:color w:val="0070C0"/>
                <w:sz w:val="28"/>
                <w:szCs w:val="28"/>
              </w:rPr>
              <w:t>Karkel</w:t>
            </w:r>
            <w:proofErr w:type="spellEnd"/>
            <w:r w:rsidRPr="00E731AE">
              <w:rPr>
                <w:rFonts w:cstheme="minorHAnsi"/>
                <w:color w:val="0070C0"/>
                <w:sz w:val="28"/>
                <w:szCs w:val="28"/>
              </w:rPr>
              <w:t xml:space="preserve"> Lama is insisted and very vocal about the disbursement of all tranches of 5 houses of his ward which has constructed before engineer’s deployment</w:t>
            </w:r>
            <w:r w:rsidRPr="00E731AE">
              <w:rPr>
                <w:rFonts w:cstheme="minorHAnsi"/>
                <w:color w:val="0070C0"/>
              </w:rPr>
              <w:t>.</w:t>
            </w:r>
            <w:bookmarkStart w:id="2" w:name="_GoBack"/>
            <w:bookmarkEnd w:id="1"/>
            <w:bookmarkEnd w:id="2"/>
          </w:p>
          <w:p w14:paraId="45CA4CE8" w14:textId="7CF54AD3" w:rsidR="004869EC" w:rsidRDefault="004869EC" w:rsidP="00586037">
            <w:pPr>
              <w:ind w:left="1080"/>
              <w:rPr>
                <w:rFonts w:ascii="Arial" w:hAnsi="Arial" w:cs="Arial"/>
                <w:iCs/>
                <w:color w:val="000000" w:themeColor="text1"/>
              </w:rPr>
            </w:pPr>
          </w:p>
          <w:p w14:paraId="69448C17" w14:textId="05BF4FE9" w:rsidR="004869EC" w:rsidRDefault="004869EC" w:rsidP="00586037">
            <w:pPr>
              <w:ind w:left="1080"/>
              <w:rPr>
                <w:rFonts w:ascii="Arial" w:hAnsi="Arial" w:cs="Arial"/>
                <w:iCs/>
                <w:color w:val="000000" w:themeColor="text1"/>
              </w:rPr>
            </w:pPr>
          </w:p>
          <w:p w14:paraId="1769534C" w14:textId="3EAD402F" w:rsidR="004869EC" w:rsidRDefault="004869EC" w:rsidP="00586037">
            <w:pPr>
              <w:ind w:left="1080"/>
              <w:rPr>
                <w:rFonts w:ascii="Arial" w:hAnsi="Arial" w:cs="Arial"/>
                <w:iCs/>
                <w:color w:val="000000" w:themeColor="text1"/>
              </w:rPr>
            </w:pPr>
          </w:p>
          <w:p w14:paraId="1784200C" w14:textId="42CE1F16" w:rsidR="004869EC" w:rsidRDefault="004869EC" w:rsidP="00586037">
            <w:pPr>
              <w:ind w:left="1080"/>
              <w:rPr>
                <w:rFonts w:ascii="Arial" w:hAnsi="Arial" w:cs="Arial"/>
                <w:iCs/>
                <w:color w:val="000000" w:themeColor="text1"/>
              </w:rPr>
            </w:pPr>
          </w:p>
          <w:p w14:paraId="1BC7F47B" w14:textId="4F9989A2" w:rsidR="00AA3EE0" w:rsidRPr="005326BB" w:rsidRDefault="00AA3EE0" w:rsidP="003E0C24">
            <w:pPr>
              <w:ind w:left="720"/>
              <w:rPr>
                <w:rFonts w:ascii="Arial" w:hAnsi="Arial" w:cs="Arial"/>
                <w:color w:val="000000" w:themeColor="text1"/>
              </w:rPr>
            </w:pPr>
          </w:p>
        </w:tc>
      </w:tr>
      <w:tr w:rsidR="008712E7" w:rsidRPr="005326BB" w14:paraId="1AB41689"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E3B0ECF" w14:textId="7BDB28DC" w:rsidR="008712E7" w:rsidRPr="005326BB" w:rsidRDefault="008712E7">
            <w:pPr>
              <w:rPr>
                <w:rFonts w:ascii="Arial" w:hAnsi="Arial" w:cs="Arial"/>
                <w:i/>
                <w:iCs/>
                <w:color w:val="000000" w:themeColor="text1"/>
              </w:rPr>
            </w:pPr>
          </w:p>
        </w:tc>
      </w:tr>
    </w:tbl>
    <w:p w14:paraId="117F4E53" w14:textId="77777777" w:rsidR="00D34CFB" w:rsidRPr="005326BB" w:rsidRDefault="00D34CFB">
      <w:pPr>
        <w:rPr>
          <w:rFonts w:ascii="Arial" w:hAnsi="Arial" w:cs="Arial"/>
          <w:color w:val="000000" w:themeColor="text1"/>
        </w:rPr>
      </w:pPr>
    </w:p>
    <w:tbl>
      <w:tblPr>
        <w:tblW w:w="0" w:type="auto"/>
        <w:tblInd w:w="-5" w:type="dxa"/>
        <w:tblLayout w:type="fixed"/>
        <w:tblLook w:val="0000" w:firstRow="0" w:lastRow="0" w:firstColumn="0" w:lastColumn="0" w:noHBand="0" w:noVBand="0"/>
      </w:tblPr>
      <w:tblGrid>
        <w:gridCol w:w="9586"/>
      </w:tblGrid>
      <w:tr w:rsidR="005326BB" w:rsidRPr="005326BB"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Pr="005326BB" w:rsidRDefault="00D34CFB">
            <w:pPr>
              <w:rPr>
                <w:color w:val="000000" w:themeColor="text1"/>
              </w:rPr>
            </w:pPr>
            <w:r w:rsidRPr="005326BB">
              <w:rPr>
                <w:rFonts w:ascii="Arial" w:hAnsi="Arial" w:cs="Arial"/>
                <w:b/>
                <w:color w:val="000000" w:themeColor="text1"/>
              </w:rPr>
              <w:t>Miscellaneous Items</w:t>
            </w:r>
            <w:r w:rsidR="009466A8" w:rsidRPr="005326BB">
              <w:rPr>
                <w:rFonts w:ascii="Arial" w:hAnsi="Arial" w:cs="Arial"/>
                <w:b/>
                <w:color w:val="000000" w:themeColor="text1"/>
              </w:rPr>
              <w:t xml:space="preserve"> / AOB</w:t>
            </w:r>
            <w:r w:rsidRPr="005326BB">
              <w:rPr>
                <w:rFonts w:ascii="Arial" w:hAnsi="Arial" w:cs="Arial"/>
                <w:b/>
                <w:color w:val="000000" w:themeColor="text1"/>
              </w:rPr>
              <w:t>:</w:t>
            </w:r>
          </w:p>
        </w:tc>
      </w:tr>
      <w:tr w:rsidR="005326BB" w:rsidRPr="005326BB"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179E8D4" w14:textId="4F2D03A8" w:rsidR="00D34CFB" w:rsidRDefault="003B7B75" w:rsidP="00E0117F">
            <w:pPr>
              <w:rPr>
                <w:rFonts w:ascii="Arial" w:hAnsi="Arial" w:cs="Arial"/>
                <w:color w:val="000000" w:themeColor="text1"/>
              </w:rPr>
            </w:pPr>
            <w:r>
              <w:rPr>
                <w:rFonts w:ascii="Arial" w:hAnsi="Arial" w:cs="Arial"/>
                <w:noProof/>
                <w:color w:val="000000" w:themeColor="text1"/>
                <w:lang w:bidi="ne-NP"/>
              </w:rPr>
              <w:drawing>
                <wp:inline distT="0" distB="0" distL="0" distR="0" wp14:anchorId="4C58D207" wp14:editId="736B0791">
                  <wp:extent cx="3630432" cy="2722824"/>
                  <wp:effectExtent l="0" t="0" r="825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shwor.Neupane\Downloads\IMG_20190618_151144.jp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630432" cy="2722824"/>
                          </a:xfrm>
                          <a:prstGeom prst="rect">
                            <a:avLst/>
                          </a:prstGeom>
                          <a:noFill/>
                          <a:ln>
                            <a:noFill/>
                          </a:ln>
                        </pic:spPr>
                      </pic:pic>
                    </a:graphicData>
                  </a:graphic>
                </wp:inline>
              </w:drawing>
            </w:r>
          </w:p>
          <w:p w14:paraId="0CF21EA0" w14:textId="3F8D9B65" w:rsidR="00E0117F" w:rsidRDefault="00E0117F" w:rsidP="00E0117F">
            <w:pPr>
              <w:rPr>
                <w:rFonts w:ascii="Arial" w:hAnsi="Arial" w:cs="Arial"/>
                <w:color w:val="000000" w:themeColor="text1"/>
              </w:rPr>
            </w:pPr>
          </w:p>
          <w:p w14:paraId="368F3F2B" w14:textId="04BBF0E5" w:rsidR="00E0117F" w:rsidRDefault="00E0117F" w:rsidP="00E0117F">
            <w:pPr>
              <w:rPr>
                <w:rFonts w:ascii="Arial" w:hAnsi="Arial" w:cs="Arial"/>
                <w:color w:val="000000" w:themeColor="text1"/>
              </w:rPr>
            </w:pPr>
            <w:r>
              <w:rPr>
                <w:rFonts w:ascii="Arial" w:hAnsi="Arial" w:cs="Arial"/>
                <w:color w:val="000000" w:themeColor="text1"/>
              </w:rPr>
              <w:t xml:space="preserve">                                                               </w:t>
            </w:r>
            <w:r>
              <w:rPr>
                <w:rFonts w:ascii="Arial" w:hAnsi="Arial" w:cs="Arial"/>
                <w:noProof/>
                <w:color w:val="000000" w:themeColor="text1"/>
                <w:lang w:bidi="ne-NP"/>
              </w:rPr>
              <w:drawing>
                <wp:inline distT="0" distB="0" distL="0" distR="0" wp14:anchorId="3841421F" wp14:editId="3A92755B">
                  <wp:extent cx="3630432" cy="2722824"/>
                  <wp:effectExtent l="0" t="0" r="825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shwor.Neupane\Downloads\IMG_20190618_151144.jp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630432" cy="2722824"/>
                          </a:xfrm>
                          <a:prstGeom prst="rect">
                            <a:avLst/>
                          </a:prstGeom>
                          <a:noFill/>
                          <a:ln>
                            <a:noFill/>
                          </a:ln>
                        </pic:spPr>
                      </pic:pic>
                    </a:graphicData>
                  </a:graphic>
                </wp:inline>
              </w:drawing>
            </w:r>
          </w:p>
          <w:p w14:paraId="294C62F3" w14:textId="77777777" w:rsidR="004869EC" w:rsidRDefault="004869EC" w:rsidP="00AA6D3E">
            <w:pPr>
              <w:ind w:left="360"/>
              <w:rPr>
                <w:rFonts w:ascii="Arial" w:hAnsi="Arial" w:cs="Arial"/>
                <w:color w:val="000000" w:themeColor="text1"/>
              </w:rPr>
            </w:pPr>
          </w:p>
          <w:p w14:paraId="4969D077" w14:textId="6F8D2374" w:rsidR="004869EC" w:rsidRPr="005326BB" w:rsidRDefault="00E0117F" w:rsidP="00FD2796">
            <w:pPr>
              <w:ind w:left="360"/>
              <w:jc w:val="center"/>
              <w:rPr>
                <w:rFonts w:ascii="Arial" w:hAnsi="Arial" w:cs="Arial"/>
                <w:color w:val="000000" w:themeColor="text1"/>
              </w:rPr>
            </w:pPr>
            <w:r>
              <w:rPr>
                <w:rFonts w:ascii="Arial" w:hAnsi="Arial" w:cs="Arial"/>
                <w:color w:val="000000" w:themeColor="text1"/>
              </w:rPr>
              <w:t>Discussion</w:t>
            </w:r>
            <w:r w:rsidR="003B7B75">
              <w:rPr>
                <w:rFonts w:ascii="Arial" w:hAnsi="Arial" w:cs="Arial"/>
                <w:color w:val="000000" w:themeColor="text1"/>
              </w:rPr>
              <w:t xml:space="preserve"> and sharing with </w:t>
            </w:r>
            <w:proofErr w:type="spellStart"/>
            <w:r>
              <w:rPr>
                <w:rFonts w:ascii="Arial" w:hAnsi="Arial" w:cs="Arial"/>
                <w:color w:val="000000" w:themeColor="text1"/>
              </w:rPr>
              <w:t>Palika</w:t>
            </w:r>
            <w:proofErr w:type="spellEnd"/>
            <w:r>
              <w:rPr>
                <w:rFonts w:ascii="Arial" w:hAnsi="Arial" w:cs="Arial"/>
                <w:color w:val="000000" w:themeColor="text1"/>
              </w:rPr>
              <w:t xml:space="preserve"> Engineers and elected body/Pos</w:t>
            </w:r>
            <w:r w:rsidR="00FD2796">
              <w:rPr>
                <w:rFonts w:ascii="Arial" w:hAnsi="Arial" w:cs="Arial"/>
                <w:color w:val="000000" w:themeColor="text1"/>
              </w:rPr>
              <w:t xml:space="preserve"> retrofit and reconstruction</w:t>
            </w:r>
            <w:r>
              <w:rPr>
                <w:rFonts w:ascii="Arial" w:hAnsi="Arial" w:cs="Arial"/>
                <w:color w:val="000000" w:themeColor="text1"/>
              </w:rPr>
              <w:t>.</w:t>
            </w:r>
          </w:p>
        </w:tc>
      </w:tr>
    </w:tbl>
    <w:p w14:paraId="776B94D8" w14:textId="77777777" w:rsidR="00D34CFB" w:rsidRPr="005326BB" w:rsidRDefault="00D34CFB">
      <w:pPr>
        <w:rPr>
          <w:rFonts w:ascii="Arial" w:hAnsi="Arial" w:cs="Arial"/>
          <w:color w:val="000000" w:themeColor="text1"/>
        </w:rPr>
      </w:pPr>
    </w:p>
    <w:p w14:paraId="16E15FDF" w14:textId="77777777" w:rsidR="002D2CE4" w:rsidRPr="005326BB" w:rsidRDefault="002D2CE4">
      <w:pPr>
        <w:rPr>
          <w:rFonts w:ascii="Arial" w:hAnsi="Arial" w:cs="Arial"/>
          <w:color w:val="000000" w:themeColor="text1"/>
        </w:rPr>
      </w:pPr>
    </w:p>
    <w:tbl>
      <w:tblPr>
        <w:tblW w:w="9586" w:type="dxa"/>
        <w:tblInd w:w="-5" w:type="dxa"/>
        <w:tblLayout w:type="fixed"/>
        <w:tblLook w:val="0000" w:firstRow="0" w:lastRow="0" w:firstColumn="0" w:lastColumn="0" w:noHBand="0" w:noVBand="0"/>
      </w:tblPr>
      <w:tblGrid>
        <w:gridCol w:w="5760"/>
        <w:gridCol w:w="2424"/>
        <w:gridCol w:w="1402"/>
      </w:tblGrid>
      <w:tr w:rsidR="005326BB" w:rsidRPr="005326BB" w14:paraId="1BA0BE84" w14:textId="77777777" w:rsidTr="007211E7">
        <w:trPr>
          <w:tblHeader/>
        </w:trPr>
        <w:tc>
          <w:tcPr>
            <w:tcW w:w="5760" w:type="dxa"/>
            <w:tcBorders>
              <w:top w:val="single" w:sz="4" w:space="0" w:color="000000"/>
              <w:left w:val="single" w:sz="4" w:space="0" w:color="000000"/>
              <w:bottom w:val="single" w:sz="4" w:space="0" w:color="000000"/>
            </w:tcBorders>
            <w:shd w:val="clear" w:color="auto" w:fill="D9D9D9"/>
          </w:tcPr>
          <w:p w14:paraId="10061797" w14:textId="563077BB" w:rsidR="002D2CE4" w:rsidRPr="005326BB" w:rsidRDefault="002D2CE4" w:rsidP="00D34CFB">
            <w:pPr>
              <w:rPr>
                <w:rFonts w:ascii="Arial" w:hAnsi="Arial" w:cs="Arial"/>
                <w:b/>
                <w:color w:val="000000" w:themeColor="text1"/>
              </w:rPr>
            </w:pPr>
            <w:r w:rsidRPr="005326BB">
              <w:rPr>
                <w:rFonts w:ascii="Arial" w:hAnsi="Arial" w:cs="Arial"/>
                <w:b/>
                <w:color w:val="000000" w:themeColor="text1"/>
              </w:rPr>
              <w:t>Next Steps</w:t>
            </w:r>
            <w:r w:rsidR="00120641">
              <w:rPr>
                <w:rFonts w:ascii="Arial" w:hAnsi="Arial" w:cs="Arial"/>
                <w:b/>
                <w:color w:val="000000" w:themeColor="text1"/>
              </w:rPr>
              <w:t>/action points</w:t>
            </w:r>
            <w:r w:rsidRPr="005326BB">
              <w:rPr>
                <w:rFonts w:ascii="Arial" w:hAnsi="Arial" w:cs="Arial"/>
                <w:b/>
                <w:color w:val="000000" w:themeColor="text1"/>
              </w:rPr>
              <w:t>:</w:t>
            </w:r>
            <w:r w:rsidRPr="005326BB">
              <w:rPr>
                <w:rFonts w:ascii="Arial" w:hAnsi="Arial" w:cs="Arial"/>
                <w:color w:val="000000" w:themeColor="text1"/>
              </w:rPr>
              <w:t xml:space="preserve"> </w:t>
            </w:r>
          </w:p>
        </w:tc>
        <w:tc>
          <w:tcPr>
            <w:tcW w:w="2424" w:type="dxa"/>
            <w:tcBorders>
              <w:top w:val="single" w:sz="4" w:space="0" w:color="000000"/>
              <w:left w:val="single" w:sz="4" w:space="0" w:color="000000"/>
              <w:bottom w:val="single" w:sz="4" w:space="0" w:color="000000"/>
            </w:tcBorders>
            <w:shd w:val="clear" w:color="auto" w:fill="D9D9D9"/>
          </w:tcPr>
          <w:p w14:paraId="54C3C762" w14:textId="22E6DB78" w:rsidR="002D2CE4" w:rsidRPr="005326BB" w:rsidRDefault="007211E7" w:rsidP="00D34CFB">
            <w:pPr>
              <w:jc w:val="center"/>
              <w:rPr>
                <w:rFonts w:ascii="Arial" w:hAnsi="Arial" w:cs="Arial"/>
                <w:b/>
                <w:color w:val="000000" w:themeColor="text1"/>
              </w:rPr>
            </w:pPr>
            <w:r w:rsidRPr="005326BB">
              <w:rPr>
                <w:rFonts w:ascii="Arial" w:hAnsi="Arial" w:cs="Arial"/>
                <w:b/>
                <w:color w:val="000000" w:themeColor="text1"/>
              </w:rPr>
              <w:t>Person(s) Responsible</w:t>
            </w:r>
          </w:p>
        </w:tc>
        <w:tc>
          <w:tcPr>
            <w:tcW w:w="1402"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Pr="005326BB" w:rsidRDefault="002D2CE4" w:rsidP="00D34CFB">
            <w:pPr>
              <w:jc w:val="center"/>
              <w:rPr>
                <w:color w:val="000000" w:themeColor="text1"/>
              </w:rPr>
            </w:pPr>
            <w:r w:rsidRPr="005326BB">
              <w:rPr>
                <w:rFonts w:ascii="Arial" w:hAnsi="Arial" w:cs="Arial"/>
                <w:b/>
                <w:color w:val="000000" w:themeColor="text1"/>
              </w:rPr>
              <w:t>Due Date</w:t>
            </w:r>
          </w:p>
        </w:tc>
      </w:tr>
      <w:tr w:rsidR="005326BB" w:rsidRPr="005326BB" w14:paraId="01FC8EFE" w14:textId="77777777" w:rsidTr="007211E7">
        <w:tc>
          <w:tcPr>
            <w:tcW w:w="5760" w:type="dxa"/>
            <w:tcBorders>
              <w:top w:val="single" w:sz="4" w:space="0" w:color="000000"/>
              <w:left w:val="single" w:sz="4" w:space="0" w:color="000000"/>
              <w:bottom w:val="single" w:sz="4" w:space="0" w:color="000000"/>
            </w:tcBorders>
            <w:shd w:val="clear" w:color="auto" w:fill="auto"/>
          </w:tcPr>
          <w:p w14:paraId="263FD977" w14:textId="17BFB9A6" w:rsidR="002D2CE4" w:rsidRPr="005326BB" w:rsidRDefault="003B7B75" w:rsidP="00D34CFB">
            <w:pPr>
              <w:rPr>
                <w:rFonts w:ascii="Arial" w:hAnsi="Arial" w:cs="Arial"/>
                <w:color w:val="000000" w:themeColor="text1"/>
              </w:rPr>
            </w:pPr>
            <w:r>
              <w:rPr>
                <w:rFonts w:ascii="Arial" w:hAnsi="Arial" w:cs="Arial"/>
                <w:i/>
                <w:iCs/>
                <w:color w:val="000000" w:themeColor="text1"/>
              </w:rPr>
              <w:t xml:space="preserve">Tranche </w:t>
            </w:r>
            <w:r w:rsidR="00D66A5E">
              <w:rPr>
                <w:rFonts w:ascii="Arial" w:hAnsi="Arial" w:cs="Arial"/>
                <w:i/>
                <w:iCs/>
                <w:color w:val="000000" w:themeColor="text1"/>
              </w:rPr>
              <w:t>updates</w:t>
            </w:r>
            <w:r>
              <w:rPr>
                <w:rFonts w:ascii="Arial" w:hAnsi="Arial" w:cs="Arial"/>
                <w:i/>
                <w:iCs/>
                <w:color w:val="000000" w:themeColor="text1"/>
              </w:rPr>
              <w:t xml:space="preserve"> and sharing</w:t>
            </w:r>
          </w:p>
        </w:tc>
        <w:tc>
          <w:tcPr>
            <w:tcW w:w="2424" w:type="dxa"/>
            <w:tcBorders>
              <w:top w:val="single" w:sz="4" w:space="0" w:color="000000"/>
              <w:left w:val="single" w:sz="4" w:space="0" w:color="000000"/>
              <w:bottom w:val="single" w:sz="4" w:space="0" w:color="000000"/>
            </w:tcBorders>
            <w:shd w:val="clear" w:color="auto" w:fill="auto"/>
          </w:tcPr>
          <w:p w14:paraId="7A8668B8" w14:textId="2CC91C76" w:rsidR="002D2CE4" w:rsidRPr="005326BB" w:rsidRDefault="003B7B75" w:rsidP="00D34CFB">
            <w:pPr>
              <w:snapToGrid w:val="0"/>
              <w:ind w:left="60"/>
              <w:rPr>
                <w:rFonts w:ascii="Arial" w:hAnsi="Arial" w:cs="Arial"/>
                <w:color w:val="000000" w:themeColor="text1"/>
              </w:rPr>
            </w:pPr>
            <w:proofErr w:type="spellStart"/>
            <w:r>
              <w:rPr>
                <w:rFonts w:ascii="Arial" w:hAnsi="Arial" w:cs="Arial"/>
                <w:color w:val="000000" w:themeColor="text1"/>
              </w:rPr>
              <w:t>GIMaLI</w:t>
            </w:r>
            <w:proofErr w:type="spellEnd"/>
            <w:r>
              <w:rPr>
                <w:rFonts w:ascii="Arial" w:hAnsi="Arial" w:cs="Arial"/>
                <w:color w:val="000000" w:themeColor="text1"/>
              </w:rPr>
              <w:t xml:space="preserve"> office</w:t>
            </w: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116C476B" w14:textId="77777777" w:rsidR="002D2CE4" w:rsidRPr="005326BB" w:rsidRDefault="002D2CE4" w:rsidP="00D34CFB">
            <w:pPr>
              <w:snapToGrid w:val="0"/>
              <w:ind w:left="60"/>
              <w:rPr>
                <w:rFonts w:ascii="Arial" w:hAnsi="Arial" w:cs="Arial"/>
                <w:color w:val="000000" w:themeColor="text1"/>
              </w:rPr>
            </w:pPr>
          </w:p>
        </w:tc>
      </w:tr>
    </w:tbl>
    <w:p w14:paraId="7D7CB799" w14:textId="101D24D5" w:rsidR="00D34CFB" w:rsidRDefault="00D34CFB">
      <w:pPr>
        <w:rPr>
          <w:color w:val="000000" w:themeColor="text1"/>
        </w:rPr>
      </w:pPr>
    </w:p>
    <w:p w14:paraId="491AAE49" w14:textId="1F9CF51F" w:rsidR="004869EC" w:rsidRDefault="004869EC">
      <w:pPr>
        <w:rPr>
          <w:color w:val="000000" w:themeColor="text1"/>
        </w:rPr>
      </w:pPr>
    </w:p>
    <w:p w14:paraId="53BE467D" w14:textId="77777777" w:rsidR="004869EC" w:rsidRPr="005326BB" w:rsidRDefault="004869EC">
      <w:pPr>
        <w:rPr>
          <w:color w:val="000000" w:themeColor="text1"/>
        </w:rPr>
      </w:pPr>
    </w:p>
    <w:p w14:paraId="283766D6" w14:textId="36C3A776" w:rsidR="007211E7" w:rsidRDefault="00E0117F">
      <w:pPr>
        <w:rPr>
          <w:color w:val="000000" w:themeColor="text1"/>
        </w:rPr>
      </w:pPr>
      <w:r>
        <w:rPr>
          <w:noProof/>
          <w:color w:val="000000" w:themeColor="text1"/>
        </w:rPr>
        <w:lastRenderedPageBreak/>
        <w:drawing>
          <wp:inline distT="0" distB="0" distL="0" distR="0" wp14:anchorId="6474138C" wp14:editId="7C32751C">
            <wp:extent cx="5943600" cy="792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36A37CB-F046-40EA-89C9-E99FB27B5FC3.jpg"/>
                    <pic:cNvPicPr/>
                  </pic:nvPicPr>
                  <pic:blipFill>
                    <a:blip r:embed="rId8">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0AFC301D" w14:textId="07354C56" w:rsidR="00E0117F" w:rsidRPr="005326BB" w:rsidRDefault="00E0117F">
      <w:pPr>
        <w:rPr>
          <w:color w:val="000000" w:themeColor="text1"/>
        </w:rPr>
      </w:pPr>
      <w:r>
        <w:rPr>
          <w:noProof/>
          <w:color w:val="000000" w:themeColor="text1"/>
        </w:rPr>
        <w:lastRenderedPageBreak/>
        <w:drawing>
          <wp:inline distT="0" distB="0" distL="0" distR="0" wp14:anchorId="115F9C68" wp14:editId="2D9C1D82">
            <wp:extent cx="5943600" cy="792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15CAA2C-56FE-48DC-B07A-F32343D551AA.jpg"/>
                    <pic:cNvPicPr/>
                  </pic:nvPicPr>
                  <pic:blipFill>
                    <a:blip r:embed="rId9">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sectPr w:rsidR="00E0117F" w:rsidRPr="005326BB">
      <w:headerReference w:type="default" r:id="rId10"/>
      <w:footerReference w:type="default" r:id="rId11"/>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A8021C" w14:textId="77777777" w:rsidR="00791038" w:rsidRDefault="00791038">
      <w:r>
        <w:separator/>
      </w:r>
    </w:p>
  </w:endnote>
  <w:endnote w:type="continuationSeparator" w:id="0">
    <w:p w14:paraId="3519B662" w14:textId="77777777" w:rsidR="00791038" w:rsidRDefault="00791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70867" w14:textId="36FA36F1" w:rsidR="00D34CFB" w:rsidRDefault="00F435A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1D887"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" filled="f" stroked="f">
              <v:textbox inset="0,0,0,0">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sidR="002D2CE4">
      <w:rPr>
        <w:rFonts w:ascii="Arial" w:hAnsi="Arial" w:cs="Arial"/>
        <w:b/>
        <w:sz w:val="18"/>
        <w:szCs w:val="18"/>
      </w:rPr>
      <w:t>HRRP District Coordination Meeting</w:t>
    </w:r>
    <w:r w:rsidR="00D34CFB">
      <w:rPr>
        <w:rFonts w:ascii="Arial" w:hAnsi="Arial" w:cs="Arial"/>
        <w:b/>
        <w:sz w:val="18"/>
        <w:szCs w:val="18"/>
      </w:rPr>
      <w:t>:</w:t>
    </w:r>
    <w:r w:rsidR="009847BD">
      <w:rPr>
        <w:rFonts w:ascii="Arial" w:hAnsi="Arial" w:cs="Arial"/>
        <w:b/>
        <w:sz w:val="18"/>
        <w:szCs w:val="18"/>
      </w:rPr>
      <w:t xml:space="preserve"> </w:t>
    </w:r>
    <w:r w:rsidR="00E0117F">
      <w:rPr>
        <w:rFonts w:ascii="Arial" w:hAnsi="Arial" w:cs="Arial"/>
        <w:b/>
        <w:sz w:val="18"/>
        <w:szCs w:val="18"/>
      </w:rPr>
      <w:t>4</w:t>
    </w:r>
    <w:r w:rsidR="009847BD" w:rsidRPr="009847BD">
      <w:rPr>
        <w:rFonts w:ascii="Arial" w:hAnsi="Arial" w:cs="Arial"/>
        <w:b/>
        <w:sz w:val="18"/>
        <w:szCs w:val="18"/>
        <w:vertAlign w:val="superscript"/>
      </w:rPr>
      <w:t>th</w:t>
    </w:r>
    <w:r w:rsidR="009847BD">
      <w:rPr>
        <w:rFonts w:ascii="Arial" w:hAnsi="Arial" w:cs="Arial"/>
        <w:b/>
        <w:sz w:val="18"/>
        <w:szCs w:val="18"/>
      </w:rPr>
      <w:t xml:space="preserve"> </w:t>
    </w:r>
    <w:r w:rsidR="00E0117F">
      <w:rPr>
        <w:rFonts w:ascii="Arial" w:hAnsi="Arial" w:cs="Arial"/>
        <w:b/>
        <w:sz w:val="18"/>
        <w:szCs w:val="18"/>
      </w:rPr>
      <w:t>September</w:t>
    </w:r>
    <w:r w:rsidR="009847BD">
      <w:rPr>
        <w:rFonts w:ascii="Arial" w:hAnsi="Arial" w:cs="Arial"/>
        <w:b/>
        <w:sz w:val="18"/>
        <w:szCs w:val="18"/>
      </w:rPr>
      <w:t xml:space="preserve"> 2019</w:t>
    </w:r>
    <w:r w:rsidR="00D34CFB">
      <w:rPr>
        <w:rFonts w:ascii="Arial" w:hAnsi="Arial" w:cs="Arial"/>
        <w:b/>
        <w:sz w:val="18"/>
        <w:szCs w:val="18"/>
      </w:rPr>
      <w:tab/>
    </w:r>
    <w:r w:rsidR="00D34CFB">
      <w:rPr>
        <w:rFonts w:ascii="Arial" w:hAnsi="Arial" w:cs="Arial"/>
        <w:b/>
        <w:sz w:val="18"/>
        <w:szCs w:val="18"/>
      </w:rPr>
      <w:tab/>
    </w:r>
  </w:p>
  <w:p w14:paraId="130A21FA" w14:textId="77777777" w:rsidR="00D34CFB" w:rsidRDefault="00D34CFB"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29A1E6" w14:textId="77777777" w:rsidR="00791038" w:rsidRDefault="00791038">
      <w:r>
        <w:separator/>
      </w:r>
    </w:p>
  </w:footnote>
  <w:footnote w:type="continuationSeparator" w:id="0">
    <w:p w14:paraId="4D1D598D" w14:textId="77777777" w:rsidR="00791038" w:rsidRDefault="00791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7546"/>
      <w:gridCol w:w="2030"/>
    </w:tblGrid>
    <w:tr w:rsidR="00D34CFB" w14:paraId="16A2C521" w14:textId="77777777">
      <w:tc>
        <w:tcPr>
          <w:tcW w:w="7546" w:type="dxa"/>
          <w:tcBorders>
            <w:bottom w:val="double" w:sz="20" w:space="0" w:color="000000"/>
          </w:tcBorders>
          <w:shd w:val="clear" w:color="auto" w:fill="auto"/>
          <w:vAlign w:val="bottom"/>
        </w:tcPr>
        <w:p w14:paraId="0436B639" w14:textId="77777777" w:rsidR="00D34CFB" w:rsidRPr="002D2CE4" w:rsidRDefault="00604836">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00D34CFB"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D34CFB" w:rsidRDefault="00D34CFB">
          <w:pPr>
            <w:pStyle w:val="Header"/>
            <w:jc w:val="right"/>
            <w:rPr>
              <w:rFonts w:ascii="Arial" w:hAnsi="Arial" w:cs="Arial"/>
            </w:rPr>
          </w:pPr>
        </w:p>
      </w:tc>
    </w:tr>
  </w:tbl>
  <w:p w14:paraId="7D7135B6" w14:textId="77777777" w:rsidR="00D34CFB" w:rsidRDefault="00D34C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99D7679"/>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E1BE2"/>
    <w:multiLevelType w:val="hybridMultilevel"/>
    <w:tmpl w:val="DEC49EF2"/>
    <w:lvl w:ilvl="0" w:tplc="12A8FB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4571157"/>
    <w:multiLevelType w:val="multilevel"/>
    <w:tmpl w:val="DF266986"/>
    <w:lvl w:ilvl="0">
      <w:numFmt w:val="bullet"/>
      <w:lvlText w:val=""/>
      <w:lvlJc w:val="left"/>
      <w:pPr>
        <w:ind w:left="810" w:hanging="360"/>
      </w:pPr>
      <w:rPr>
        <w:rFonts w:ascii="Symbol" w:hAnsi="Symbol"/>
      </w:rPr>
    </w:lvl>
    <w:lvl w:ilvl="1">
      <w:numFmt w:val="bullet"/>
      <w:lvlText w:val="o"/>
      <w:lvlJc w:val="left"/>
      <w:pPr>
        <w:ind w:left="1530" w:hanging="360"/>
      </w:pPr>
      <w:rPr>
        <w:rFonts w:ascii="Courier New" w:hAnsi="Courier New" w:cs="Courier New"/>
      </w:rPr>
    </w:lvl>
    <w:lvl w:ilvl="2">
      <w:numFmt w:val="bullet"/>
      <w:lvlText w:val=""/>
      <w:lvlJc w:val="left"/>
      <w:pPr>
        <w:ind w:left="2250" w:hanging="360"/>
      </w:pPr>
      <w:rPr>
        <w:rFonts w:ascii="Wingdings" w:hAnsi="Wingdings"/>
      </w:rPr>
    </w:lvl>
    <w:lvl w:ilvl="3">
      <w:numFmt w:val="bullet"/>
      <w:lvlText w:val=""/>
      <w:lvlJc w:val="left"/>
      <w:pPr>
        <w:ind w:left="2970" w:hanging="360"/>
      </w:pPr>
      <w:rPr>
        <w:rFonts w:ascii="Symbol" w:hAnsi="Symbol"/>
      </w:rPr>
    </w:lvl>
    <w:lvl w:ilvl="4">
      <w:numFmt w:val="bullet"/>
      <w:lvlText w:val="o"/>
      <w:lvlJc w:val="left"/>
      <w:pPr>
        <w:ind w:left="3690" w:hanging="360"/>
      </w:pPr>
      <w:rPr>
        <w:rFonts w:ascii="Courier New" w:hAnsi="Courier New" w:cs="Courier New"/>
      </w:rPr>
    </w:lvl>
    <w:lvl w:ilvl="5">
      <w:numFmt w:val="bullet"/>
      <w:lvlText w:val=""/>
      <w:lvlJc w:val="left"/>
      <w:pPr>
        <w:ind w:left="4410" w:hanging="360"/>
      </w:pPr>
      <w:rPr>
        <w:rFonts w:ascii="Wingdings" w:hAnsi="Wingdings"/>
      </w:rPr>
    </w:lvl>
    <w:lvl w:ilvl="6">
      <w:numFmt w:val="bullet"/>
      <w:lvlText w:val=""/>
      <w:lvlJc w:val="left"/>
      <w:pPr>
        <w:ind w:left="5130" w:hanging="360"/>
      </w:pPr>
      <w:rPr>
        <w:rFonts w:ascii="Symbol" w:hAnsi="Symbol"/>
      </w:rPr>
    </w:lvl>
    <w:lvl w:ilvl="7">
      <w:numFmt w:val="bullet"/>
      <w:lvlText w:val="o"/>
      <w:lvlJc w:val="left"/>
      <w:pPr>
        <w:ind w:left="5850" w:hanging="360"/>
      </w:pPr>
      <w:rPr>
        <w:rFonts w:ascii="Courier New" w:hAnsi="Courier New" w:cs="Courier New"/>
      </w:rPr>
    </w:lvl>
    <w:lvl w:ilvl="8">
      <w:numFmt w:val="bullet"/>
      <w:lvlText w:val=""/>
      <w:lvlJc w:val="left"/>
      <w:pPr>
        <w:ind w:left="6570" w:hanging="360"/>
      </w:pPr>
      <w:rPr>
        <w:rFonts w:ascii="Wingdings" w:hAnsi="Wingdings"/>
      </w:rPr>
    </w:lvl>
  </w:abstractNum>
  <w:abstractNum w:abstractNumId="7" w15:restartNumberingAfterBreak="0">
    <w:nsid w:val="16B434DE"/>
    <w:multiLevelType w:val="hybridMultilevel"/>
    <w:tmpl w:val="079C36BE"/>
    <w:lvl w:ilvl="0" w:tplc="AE56CE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7BA6B3E"/>
    <w:multiLevelType w:val="hybridMultilevel"/>
    <w:tmpl w:val="729E9718"/>
    <w:lvl w:ilvl="0" w:tplc="1C600ACA">
      <w:start w:val="1"/>
      <w:numFmt w:val="decimal"/>
      <w:lvlText w:val="%1."/>
      <w:lvlJc w:val="left"/>
      <w:pPr>
        <w:ind w:left="720" w:hanging="360"/>
      </w:pPr>
      <w:rPr>
        <w:rFonts w:ascii="Arial" w:eastAsia="Times New Roman" w:hAnsi="Arial" w:cs="Aria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646A7E"/>
    <w:multiLevelType w:val="hybridMultilevel"/>
    <w:tmpl w:val="DACA39FC"/>
    <w:lvl w:ilvl="0" w:tplc="58287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A421C6A"/>
    <w:multiLevelType w:val="hybridMultilevel"/>
    <w:tmpl w:val="1088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191C9E"/>
    <w:multiLevelType w:val="hybridMultilevel"/>
    <w:tmpl w:val="2582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D91BC1"/>
    <w:multiLevelType w:val="hybridMultilevel"/>
    <w:tmpl w:val="C2CC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75774F"/>
    <w:multiLevelType w:val="hybridMultilevel"/>
    <w:tmpl w:val="F4DE95CE"/>
    <w:lvl w:ilvl="0" w:tplc="BB960E6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9D04E0"/>
    <w:multiLevelType w:val="multilevel"/>
    <w:tmpl w:val="54DE21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9F3678D"/>
    <w:multiLevelType w:val="hybridMultilevel"/>
    <w:tmpl w:val="D1E6F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7C4E09"/>
    <w:multiLevelType w:val="hybridMultilevel"/>
    <w:tmpl w:val="06728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2A4D85"/>
    <w:multiLevelType w:val="hybridMultilevel"/>
    <w:tmpl w:val="FEBA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7C23AF"/>
    <w:multiLevelType w:val="hybridMultilevel"/>
    <w:tmpl w:val="2B6C4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9D7D38"/>
    <w:multiLevelType w:val="hybridMultilevel"/>
    <w:tmpl w:val="3D96ECE8"/>
    <w:lvl w:ilvl="0" w:tplc="0A36178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52FD7CF2"/>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2F1BDC"/>
    <w:multiLevelType w:val="hybridMultilevel"/>
    <w:tmpl w:val="35AA3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B363A4"/>
    <w:multiLevelType w:val="hybridMultilevel"/>
    <w:tmpl w:val="E74A96D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7D074347"/>
    <w:multiLevelType w:val="hybridMultilevel"/>
    <w:tmpl w:val="A9CA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23"/>
  </w:num>
  <w:num w:numId="6">
    <w:abstractNumId w:val="12"/>
  </w:num>
  <w:num w:numId="7">
    <w:abstractNumId w:val="17"/>
  </w:num>
  <w:num w:numId="8">
    <w:abstractNumId w:val="9"/>
  </w:num>
  <w:num w:numId="9">
    <w:abstractNumId w:val="7"/>
  </w:num>
  <w:num w:numId="10">
    <w:abstractNumId w:val="5"/>
  </w:num>
  <w:num w:numId="11">
    <w:abstractNumId w:val="11"/>
  </w:num>
  <w:num w:numId="12">
    <w:abstractNumId w:val="22"/>
  </w:num>
  <w:num w:numId="13">
    <w:abstractNumId w:val="13"/>
  </w:num>
  <w:num w:numId="14">
    <w:abstractNumId w:val="20"/>
  </w:num>
  <w:num w:numId="15">
    <w:abstractNumId w:val="4"/>
  </w:num>
  <w:num w:numId="16">
    <w:abstractNumId w:val="8"/>
  </w:num>
  <w:num w:numId="17">
    <w:abstractNumId w:val="10"/>
  </w:num>
  <w:num w:numId="18">
    <w:abstractNumId w:val="15"/>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num>
  <w:num w:numId="21">
    <w:abstractNumId w:val="19"/>
  </w:num>
  <w:num w:numId="22">
    <w:abstractNumId w:val="18"/>
  </w:num>
  <w:num w:numId="23">
    <w:abstractNumId w:val="24"/>
  </w:num>
  <w:num w:numId="24">
    <w:abstractNumId w:val="6"/>
  </w:num>
  <w:num w:numId="25">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upa Panday">
    <w15:presenceInfo w15:providerId="None" w15:userId="Rupa Pand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836"/>
    <w:rsid w:val="000144B2"/>
    <w:rsid w:val="00020D4D"/>
    <w:rsid w:val="00047384"/>
    <w:rsid w:val="00075101"/>
    <w:rsid w:val="000814E1"/>
    <w:rsid w:val="00093208"/>
    <w:rsid w:val="000C718A"/>
    <w:rsid w:val="000F1B50"/>
    <w:rsid w:val="00120641"/>
    <w:rsid w:val="00144E27"/>
    <w:rsid w:val="00172283"/>
    <w:rsid w:val="001A3DDA"/>
    <w:rsid w:val="001D5745"/>
    <w:rsid w:val="001F1B9E"/>
    <w:rsid w:val="002260E2"/>
    <w:rsid w:val="00252514"/>
    <w:rsid w:val="002626C8"/>
    <w:rsid w:val="002807F6"/>
    <w:rsid w:val="00294459"/>
    <w:rsid w:val="00294867"/>
    <w:rsid w:val="002A1CC3"/>
    <w:rsid w:val="002D2CE4"/>
    <w:rsid w:val="002D7FFD"/>
    <w:rsid w:val="003722EF"/>
    <w:rsid w:val="003B344D"/>
    <w:rsid w:val="003B53EE"/>
    <w:rsid w:val="003B7B75"/>
    <w:rsid w:val="003E0C24"/>
    <w:rsid w:val="003F61B8"/>
    <w:rsid w:val="004042EC"/>
    <w:rsid w:val="00411D26"/>
    <w:rsid w:val="00421E8A"/>
    <w:rsid w:val="004465D9"/>
    <w:rsid w:val="004869EC"/>
    <w:rsid w:val="004C77AB"/>
    <w:rsid w:val="005146B3"/>
    <w:rsid w:val="005326BB"/>
    <w:rsid w:val="00546CE3"/>
    <w:rsid w:val="00562513"/>
    <w:rsid w:val="00586037"/>
    <w:rsid w:val="005B2138"/>
    <w:rsid w:val="005F1EA2"/>
    <w:rsid w:val="0060074A"/>
    <w:rsid w:val="00604836"/>
    <w:rsid w:val="00687D0D"/>
    <w:rsid w:val="006A231E"/>
    <w:rsid w:val="006F6A28"/>
    <w:rsid w:val="007211E7"/>
    <w:rsid w:val="00770B98"/>
    <w:rsid w:val="00791038"/>
    <w:rsid w:val="007F701B"/>
    <w:rsid w:val="00847002"/>
    <w:rsid w:val="00851A58"/>
    <w:rsid w:val="008712E7"/>
    <w:rsid w:val="00875C24"/>
    <w:rsid w:val="00877996"/>
    <w:rsid w:val="008B14A4"/>
    <w:rsid w:val="008E612E"/>
    <w:rsid w:val="00945AFE"/>
    <w:rsid w:val="009466A8"/>
    <w:rsid w:val="0097208B"/>
    <w:rsid w:val="009847BD"/>
    <w:rsid w:val="009A703D"/>
    <w:rsid w:val="009E4167"/>
    <w:rsid w:val="00A33924"/>
    <w:rsid w:val="00A65141"/>
    <w:rsid w:val="00A651A0"/>
    <w:rsid w:val="00AA3EE0"/>
    <w:rsid w:val="00AA6D3E"/>
    <w:rsid w:val="00AB67AD"/>
    <w:rsid w:val="00AF2585"/>
    <w:rsid w:val="00B12329"/>
    <w:rsid w:val="00BD3D86"/>
    <w:rsid w:val="00C12201"/>
    <w:rsid w:val="00C34657"/>
    <w:rsid w:val="00C416D6"/>
    <w:rsid w:val="00C51805"/>
    <w:rsid w:val="00C64D37"/>
    <w:rsid w:val="00C777BA"/>
    <w:rsid w:val="00D34CFB"/>
    <w:rsid w:val="00D514DD"/>
    <w:rsid w:val="00D52557"/>
    <w:rsid w:val="00D5323D"/>
    <w:rsid w:val="00D5430F"/>
    <w:rsid w:val="00D66A5E"/>
    <w:rsid w:val="00D67035"/>
    <w:rsid w:val="00D96E60"/>
    <w:rsid w:val="00DB7178"/>
    <w:rsid w:val="00E0117F"/>
    <w:rsid w:val="00E315F3"/>
    <w:rsid w:val="00E54B2F"/>
    <w:rsid w:val="00E731AE"/>
    <w:rsid w:val="00E75D45"/>
    <w:rsid w:val="00E803F0"/>
    <w:rsid w:val="00E84252"/>
    <w:rsid w:val="00ED0D0F"/>
    <w:rsid w:val="00EE7033"/>
    <w:rsid w:val="00EF3FBE"/>
    <w:rsid w:val="00EF5713"/>
    <w:rsid w:val="00EF7E2B"/>
    <w:rsid w:val="00F047B1"/>
    <w:rsid w:val="00F435A5"/>
    <w:rsid w:val="00FC7AFC"/>
    <w:rsid w:val="00FD2796"/>
    <w:rsid w:val="00FF3854"/>
    <w:rsid w:val="00FF3DB2"/>
    <w:rsid w:val="00FF5FA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chartTrackingRefBased/>
  <w15:docId w15:val="{60923376-1CD2-4C7D-B493-AFD75878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uiPriority w:val="99"/>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qFormat/>
    <w:rsid w:val="00A33924"/>
    <w:pPr>
      <w:ind w:left="720"/>
      <w:contextualSpacing/>
    </w:pPr>
  </w:style>
  <w:style w:type="table" w:styleId="TableGrid">
    <w:name w:val="Table Grid"/>
    <w:basedOn w:val="TableNormal"/>
    <w:uiPriority w:val="39"/>
    <w:rsid w:val="00421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3838352790055297431gmail-m2298484839294142411gmail-m7521697405358122306gmail-m5978859602395842004gmail-m7277918689708829708msolistparagraph">
    <w:name w:val="m_3838352790055297431gmail-m_2298484839294142411gmail-m_7521697405358122306gmail-m_5978859602395842004gmail-m_7277918689708829708msolistparagraph"/>
    <w:basedOn w:val="Normal"/>
    <w:rsid w:val="00D96E60"/>
    <w:pPr>
      <w:suppressAutoHyphens w:val="0"/>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9847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991092">
      <w:bodyDiv w:val="1"/>
      <w:marLeft w:val="0"/>
      <w:marRight w:val="0"/>
      <w:marTop w:val="0"/>
      <w:marBottom w:val="0"/>
      <w:divBdr>
        <w:top w:val="none" w:sz="0" w:space="0" w:color="auto"/>
        <w:left w:val="none" w:sz="0" w:space="0" w:color="auto"/>
        <w:bottom w:val="none" w:sz="0" w:space="0" w:color="auto"/>
        <w:right w:val="none" w:sz="0" w:space="0" w:color="auto"/>
      </w:divBdr>
    </w:div>
    <w:div w:id="2065716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1973</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Pradip Sharma</cp:lastModifiedBy>
  <cp:revision>11</cp:revision>
  <cp:lastPrinted>2006-06-01T10:15:00Z</cp:lastPrinted>
  <dcterms:created xsi:type="dcterms:W3CDTF">2019-07-16T05:41:00Z</dcterms:created>
  <dcterms:modified xsi:type="dcterms:W3CDTF">2019-09-08T09:22:00Z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