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1173"/>
        <w:gridCol w:w="1482"/>
        <w:gridCol w:w="4594"/>
      </w:tblGrid>
      <w:tr w:rsidR="005326BB" w:rsidRPr="005326B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>Meeting Purpose: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145CA9AE" w:rsidR="00D34CFB" w:rsidRPr="005326BB" w:rsidRDefault="00BD233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Palika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1A3DDA">
              <w:rPr>
                <w:color w:val="000000" w:themeColor="text1"/>
              </w:rPr>
              <w:t xml:space="preserve">Level </w:t>
            </w:r>
            <w:r w:rsidR="00D66A5E">
              <w:rPr>
                <w:color w:val="000000" w:themeColor="text1"/>
              </w:rPr>
              <w:t>C</w:t>
            </w:r>
            <w:r w:rsidR="001A3DDA">
              <w:rPr>
                <w:color w:val="000000" w:themeColor="text1"/>
              </w:rPr>
              <w:t xml:space="preserve">oordination </w:t>
            </w:r>
            <w:r w:rsidR="00D66A5E">
              <w:rPr>
                <w:color w:val="000000" w:themeColor="text1"/>
              </w:rPr>
              <w:t>M</w:t>
            </w:r>
            <w:r w:rsidR="001A3DDA">
              <w:rPr>
                <w:color w:val="000000" w:themeColor="text1"/>
              </w:rPr>
              <w:t>eeting</w:t>
            </w:r>
            <w:r w:rsidR="00D514DD">
              <w:rPr>
                <w:color w:val="000000" w:themeColor="text1"/>
              </w:rPr>
              <w:t xml:space="preserve"> at </w:t>
            </w:r>
            <w:r w:rsidR="003E49A7">
              <w:rPr>
                <w:color w:val="000000" w:themeColor="text1"/>
              </w:rPr>
              <w:t>Sunkoshi</w:t>
            </w:r>
            <w:r w:rsidR="000144B2">
              <w:rPr>
                <w:color w:val="000000" w:themeColor="text1"/>
              </w:rPr>
              <w:t xml:space="preserve"> RM, </w:t>
            </w:r>
            <w:proofErr w:type="spellStart"/>
            <w:r w:rsidR="00D66A5E">
              <w:rPr>
                <w:color w:val="000000" w:themeColor="text1"/>
              </w:rPr>
              <w:t>Sindhupalchowk</w:t>
            </w:r>
            <w:proofErr w:type="spellEnd"/>
          </w:p>
        </w:tc>
      </w:tr>
      <w:tr w:rsidR="005326BB" w:rsidRPr="005326B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Date: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66F3EECD" w:rsidR="00D34CFB" w:rsidRPr="005326BB" w:rsidRDefault="001A3DDA" w:rsidP="008B14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 w:rsidR="00447840">
              <w:rPr>
                <w:color w:val="000000" w:themeColor="text1"/>
              </w:rPr>
              <w:t>13</w:t>
            </w:r>
            <w:r w:rsidR="000144B2" w:rsidRPr="000144B2">
              <w:rPr>
                <w:color w:val="000000" w:themeColor="text1"/>
                <w:vertAlign w:val="superscript"/>
              </w:rPr>
              <w:t>th</w:t>
            </w:r>
            <w:r w:rsidR="000144B2">
              <w:rPr>
                <w:color w:val="000000" w:themeColor="text1"/>
              </w:rPr>
              <w:t xml:space="preserve"> </w:t>
            </w:r>
            <w:r w:rsidR="00447840">
              <w:rPr>
                <w:color w:val="000000" w:themeColor="text1"/>
              </w:rPr>
              <w:t>August</w:t>
            </w:r>
            <w:r>
              <w:rPr>
                <w:color w:val="000000" w:themeColor="text1"/>
              </w:rPr>
              <w:t xml:space="preserve"> 2019)</w:t>
            </w:r>
          </w:p>
        </w:tc>
      </w:tr>
      <w:tr w:rsidR="005326BB" w:rsidRPr="005326B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Time: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065055B3" w:rsidR="00D34CFB" w:rsidRPr="005326BB" w:rsidRDefault="000144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3E49A7">
              <w:rPr>
                <w:color w:val="000000" w:themeColor="text1"/>
              </w:rPr>
              <w:t>0</w:t>
            </w:r>
            <w:r w:rsidR="00D66A5E">
              <w:rPr>
                <w:color w:val="000000" w:themeColor="text1"/>
              </w:rPr>
              <w:t>:</w:t>
            </w:r>
            <w:r w:rsidR="003E49A7">
              <w:rPr>
                <w:color w:val="000000" w:themeColor="text1"/>
              </w:rPr>
              <w:t>25</w:t>
            </w:r>
            <w:r w:rsidR="00D66A5E">
              <w:rPr>
                <w:color w:val="000000" w:themeColor="text1"/>
              </w:rPr>
              <w:t xml:space="preserve"> am to </w:t>
            </w:r>
            <w:r w:rsidR="003E49A7">
              <w:rPr>
                <w:color w:val="000000" w:themeColor="text1"/>
              </w:rPr>
              <w:t>12</w:t>
            </w:r>
            <w:r w:rsidR="00D66A5E">
              <w:rPr>
                <w:color w:val="000000" w:themeColor="text1"/>
              </w:rPr>
              <w:t>:00</w:t>
            </w:r>
            <w:r>
              <w:rPr>
                <w:color w:val="000000" w:themeColor="text1"/>
              </w:rPr>
              <w:t xml:space="preserve"> p</w:t>
            </w:r>
            <w:r w:rsidR="00D66A5E">
              <w:rPr>
                <w:color w:val="000000" w:themeColor="text1"/>
              </w:rPr>
              <w:t>m</w:t>
            </w:r>
          </w:p>
        </w:tc>
      </w:tr>
      <w:tr w:rsidR="000814E1" w:rsidRPr="005326BB" w14:paraId="2DD5D0DD" w14:textId="3927B998" w:rsidTr="00381AF0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Location: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7C114" w14:textId="00185E2A" w:rsidR="000814E1" w:rsidRPr="005326BB" w:rsidRDefault="00E011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Chairperson’s office room</w:t>
            </w:r>
          </w:p>
        </w:tc>
      </w:tr>
      <w:tr w:rsidR="000814E1" w:rsidRPr="005326BB" w14:paraId="4AF23373" w14:textId="257240DA" w:rsidTr="00D666A8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>Meeting Facilitator: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EAE8F" w14:textId="342B1229" w:rsidR="000814E1" w:rsidRPr="005326BB" w:rsidRDefault="001A3D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Pradip Sharma</w:t>
            </w:r>
          </w:p>
        </w:tc>
      </w:tr>
      <w:tr w:rsidR="00D66A5E" w:rsidRPr="005326BB" w14:paraId="0D4E101D" w14:textId="0DA29268" w:rsidTr="005F58C2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5196F8BE" w:rsidR="00D66A5E" w:rsidRPr="005326BB" w:rsidRDefault="00D66A5E" w:rsidP="00D66A5E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Minutes Taken By: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767F0" w14:textId="153EB290" w:rsidR="00D66A5E" w:rsidRPr="005326BB" w:rsidRDefault="00D66A5E" w:rsidP="00D66A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Pradip Sharma</w:t>
            </w:r>
          </w:p>
        </w:tc>
      </w:tr>
      <w:tr w:rsidR="000814E1" w:rsidRPr="005326BB" w14:paraId="60B23FA6" w14:textId="1CF4A349" w:rsidTr="000814E1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A2548DF" w14:textId="5BD1D50E" w:rsidR="000814E1" w:rsidRPr="005326BB" w:rsidRDefault="000814E1">
            <w:pPr>
              <w:pStyle w:val="MinutesHeading1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Summary of participants: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697B76" w14:textId="3BC0A4B9" w:rsidR="000814E1" w:rsidRPr="005326BB" w:rsidRDefault="000814E1" w:rsidP="003B5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Total:    </w:t>
            </w:r>
            <w:r w:rsidR="00447840">
              <w:rPr>
                <w:color w:val="000000" w:themeColor="text1"/>
              </w:rPr>
              <w:t>8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58FC36B" w14:textId="7CBC56FF" w:rsidR="000814E1" w:rsidRPr="005326BB" w:rsidRDefault="000814E1" w:rsidP="000814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Female:</w:t>
            </w:r>
            <w:r w:rsidR="001A3DDA">
              <w:rPr>
                <w:color w:val="000000" w:themeColor="text1"/>
              </w:rPr>
              <w:t xml:space="preserve"> </w:t>
            </w:r>
            <w:r w:rsidR="00447840">
              <w:rPr>
                <w:color w:val="000000" w:themeColor="text1"/>
              </w:rPr>
              <w:t>1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8F452" w14:textId="71E239A6" w:rsidR="000814E1" w:rsidRPr="005326BB" w:rsidRDefault="000814E1" w:rsidP="000814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Male: </w:t>
            </w:r>
            <w:r w:rsidR="007144EE">
              <w:rPr>
                <w:color w:val="000000" w:themeColor="text1"/>
              </w:rPr>
              <w:t>8</w:t>
            </w:r>
            <w:bookmarkStart w:id="0" w:name="_GoBack"/>
            <w:bookmarkEnd w:id="0"/>
          </w:p>
        </w:tc>
      </w:tr>
    </w:tbl>
    <w:p w14:paraId="6D6B16CF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5326BB" w:rsidRPr="005326B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5326BB" w:rsidRDefault="00D34CFB">
            <w:pPr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Discussion:</w:t>
            </w:r>
            <w:r w:rsidRPr="005326BB">
              <w:rPr>
                <w:rFonts w:ascii="Arial" w:hAnsi="Arial" w:cs="Arial"/>
                <w:color w:val="000000" w:themeColor="text1"/>
              </w:rPr>
              <w:t xml:space="preserve"> (Items/Knowledge Shared)</w:t>
            </w:r>
            <w:r w:rsidR="00FF3854" w:rsidRPr="005326B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5326BB" w:rsidRPr="005326BB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589E" w14:textId="6F2A3E67" w:rsidR="00A33924" w:rsidRDefault="00A33924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ascii="Arial" w:hAnsi="Arial" w:cs="Arial"/>
                <w:i/>
                <w:iCs/>
                <w:color w:val="000000" w:themeColor="text1"/>
              </w:rPr>
              <w:t xml:space="preserve">Agendas: </w:t>
            </w:r>
          </w:p>
          <w:p w14:paraId="3DA0F7C2" w14:textId="5621EB76" w:rsidR="001A3DDA" w:rsidRPr="001A3DDA" w:rsidRDefault="000814E1" w:rsidP="00D66A5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0814E1">
              <w:rPr>
                <w:rFonts w:eastAsia="PMingLiU"/>
                <w:b/>
                <w:color w:val="183D7B"/>
                <w:sz w:val="22"/>
                <w:lang w:eastAsia="zh-TW"/>
              </w:rPr>
              <w:t>Review of last meeting/meeting minute</w:t>
            </w:r>
          </w:p>
          <w:p w14:paraId="4512C64E" w14:textId="77777777" w:rsidR="00D66A5E" w:rsidRPr="00D66A5E" w:rsidRDefault="00D66A5E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>Regarding the PA Agreement Collection</w:t>
            </w:r>
          </w:p>
          <w:p w14:paraId="3C4A169E" w14:textId="77777777" w:rsidR="000A72CB" w:rsidRDefault="00D66A5E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>Regarding the progress in tranche disbursement</w:t>
            </w:r>
          </w:p>
          <w:p w14:paraId="7C4E794C" w14:textId="0058595F" w:rsidR="00D66A5E" w:rsidRPr="00D66A5E" w:rsidRDefault="000A72CB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>
              <w:rPr>
                <w:rFonts w:eastAsia="PMingLiU"/>
                <w:b/>
                <w:color w:val="183D7B"/>
                <w:sz w:val="22"/>
                <w:lang w:eastAsia="zh-TW"/>
              </w:rPr>
              <w:t>Regarding discussion about retrofit</w:t>
            </w:r>
            <w:r w:rsidR="00D66A5E"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ab/>
            </w:r>
          </w:p>
          <w:p w14:paraId="5EDD55A4" w14:textId="77777777" w:rsidR="00D66A5E" w:rsidRPr="00D66A5E" w:rsidRDefault="00D66A5E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>others:</w:t>
            </w:r>
          </w:p>
          <w:p w14:paraId="5D7908CB" w14:textId="6F227E89" w:rsidR="00B12329" w:rsidRPr="00D66A5E" w:rsidRDefault="00B12329" w:rsidP="00D66A5E">
            <w:pPr>
              <w:ind w:left="36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  <w:p w14:paraId="5D76F7A4" w14:textId="1C6E1DFF" w:rsidR="000814E1" w:rsidRDefault="000814E1" w:rsidP="000814E1">
            <w:pPr>
              <w:rPr>
                <w:ins w:id="1" w:author="Rupa Panday" w:date="2018-05-21T12:33:00Z"/>
                <w:rFonts w:ascii="Arial" w:hAnsi="Arial" w:cs="Arial"/>
                <w:i/>
                <w:iCs/>
                <w:color w:val="000000" w:themeColor="text1"/>
              </w:rPr>
            </w:pPr>
          </w:p>
          <w:p w14:paraId="47818A0A" w14:textId="77777777" w:rsidR="00AA3EE0" w:rsidRDefault="00AA3EE0" w:rsidP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  <w:p w14:paraId="3C1A22D2" w14:textId="3EF31C50" w:rsidR="000814E1" w:rsidRDefault="000814E1" w:rsidP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Decisions:</w:t>
            </w:r>
          </w:p>
          <w:p w14:paraId="78E98ECA" w14:textId="77777777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•  Of the required 21000 PA in Sunkoshi Rural Municipality, 1200 has been </w:t>
            </w:r>
          </w:p>
          <w:p w14:paraId="115FC819" w14:textId="77777777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 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collected which would be sent to the GMALI office in the coming week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</w:t>
            </w:r>
          </w:p>
          <w:p w14:paraId="39EB8E87" w14:textId="12BFBACC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 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and the rest are in the process of collection.                       </w:t>
            </w:r>
          </w:p>
          <w:p w14:paraId="104AA992" w14:textId="77777777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• 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It was informed that the third tranche progress of the </w:t>
            </w:r>
            <w:proofErr w:type="spellStart"/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Palika</w:t>
            </w:r>
            <w:proofErr w:type="spellEnd"/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was 84.34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</w:t>
            </w:r>
          </w:p>
          <w:p w14:paraId="32E2328D" w14:textId="63C76825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 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and the rest are in process.                                                                          </w:t>
            </w:r>
          </w:p>
          <w:p w14:paraId="06F1BF21" w14:textId="2D805F87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• 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There is belief among the retrofit beneficiaries that by mending them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</w:t>
            </w:r>
          </w:p>
          <w:p w14:paraId="5A52F2AD" w14:textId="3A686644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 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walls, they could receive trances of retrofit. They were informed that </w:t>
            </w:r>
          </w:p>
          <w:p w14:paraId="66D52315" w14:textId="77777777" w:rsidR="000A72CB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 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such activity is repair and not retrofit and are not eligible for receiving </w:t>
            </w:r>
          </w:p>
          <w:p w14:paraId="559C8318" w14:textId="04D0D7F4" w:rsidR="000A72CB" w:rsidRPr="0034142D" w:rsidRDefault="000A72CB" w:rsidP="000A72CB">
            <w:pPr>
              <w:pStyle w:val="ListParagraph"/>
              <w:suppressAutoHyphens w:val="0"/>
              <w:spacing w:after="160" w:line="259" w:lineRule="auto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    </w:t>
            </w:r>
            <w:r w:rsidRPr="000A72CB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tranche from the government.</w:t>
            </w:r>
          </w:p>
          <w:p w14:paraId="7590368A" w14:textId="38893D46" w:rsidR="004869EC" w:rsidRDefault="004869EC" w:rsidP="00B12329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14:paraId="04008B10" w14:textId="23E3961E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D02C44D" w14:textId="1E31C22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5F1EF2A" w14:textId="5D71036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39CB560" w14:textId="3DE702B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260BE7C" w14:textId="3478933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0B525C3" w14:textId="10766FD3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2AACBE28" w14:textId="4007C977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05C8B845" w14:textId="0051E0F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03062E2" w14:textId="3B4E5B4F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4811BA71" w14:textId="6B2A6B9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56EB1A9" w14:textId="12A27B9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E6BDF23" w14:textId="0B5C4405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DAA227F" w14:textId="32FA4232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45CA4CE8" w14:textId="7CF54AD3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9448C17" w14:textId="05BF4FE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769534C" w14:textId="3EAD402F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784200C" w14:textId="42CE1F1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BC7F47B" w14:textId="4F9989A2" w:rsidR="00AA3EE0" w:rsidRPr="005326BB" w:rsidRDefault="00AA3EE0" w:rsidP="003E0C24">
            <w:pPr>
              <w:ind w:left="720"/>
              <w:rPr>
                <w:rFonts w:ascii="Arial" w:hAnsi="Arial" w:cs="Arial"/>
                <w:color w:val="000000" w:themeColor="text1"/>
              </w:rPr>
            </w:pPr>
          </w:p>
        </w:tc>
      </w:tr>
      <w:tr w:rsidR="008712E7" w:rsidRPr="005326BB" w14:paraId="1AB41689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B0ECF" w14:textId="7BDB28DC" w:rsidR="008712E7" w:rsidRPr="005326BB" w:rsidRDefault="008712E7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</w:tbl>
    <w:p w14:paraId="117F4E53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5326BB" w:rsidRPr="005326BB" w14:paraId="1CF40547" w14:textId="7777777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C8D42" w14:textId="6B52FAB1" w:rsidR="00D34CFB" w:rsidRPr="005326BB" w:rsidRDefault="00D34CFB">
            <w:pPr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Miscellaneous Items</w:t>
            </w:r>
            <w:r w:rsidR="009466A8" w:rsidRPr="005326BB">
              <w:rPr>
                <w:rFonts w:ascii="Arial" w:hAnsi="Arial" w:cs="Arial"/>
                <w:b/>
                <w:color w:val="000000" w:themeColor="text1"/>
              </w:rPr>
              <w:t xml:space="preserve"> / AOB</w:t>
            </w:r>
            <w:r w:rsidRPr="005326BB">
              <w:rPr>
                <w:rFonts w:ascii="Arial" w:hAnsi="Arial" w:cs="Arial"/>
                <w:b/>
                <w:color w:val="000000" w:themeColor="text1"/>
              </w:rPr>
              <w:t>:</w:t>
            </w:r>
          </w:p>
        </w:tc>
      </w:tr>
      <w:tr w:rsidR="005326BB" w:rsidRPr="005326BB" w14:paraId="7B6F49B5" w14:textId="7777777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9E8D4" w14:textId="4F2D03A8" w:rsidR="00D34CFB" w:rsidRDefault="003B7B75" w:rsidP="00E0117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  <w:lang w:bidi="ne-NP"/>
              </w:rPr>
              <w:drawing>
                <wp:inline distT="0" distB="0" distL="0" distR="0" wp14:anchorId="4C58D207" wp14:editId="7CCC5752">
                  <wp:extent cx="3630432" cy="2722824"/>
                  <wp:effectExtent l="0" t="0" r="825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shwor.Neupane\Downloads\IMG_20190618_1511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432" cy="2722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21EA0" w14:textId="3F8D9B65" w:rsidR="00E0117F" w:rsidRDefault="00E0117F" w:rsidP="00E0117F">
            <w:pPr>
              <w:rPr>
                <w:rFonts w:ascii="Arial" w:hAnsi="Arial" w:cs="Arial"/>
                <w:color w:val="000000" w:themeColor="text1"/>
              </w:rPr>
            </w:pPr>
          </w:p>
          <w:p w14:paraId="368F3F2B" w14:textId="39930EA0" w:rsidR="00E0117F" w:rsidRDefault="00E0117F" w:rsidP="00E0117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                                                          </w:t>
            </w:r>
          </w:p>
          <w:p w14:paraId="294C62F3" w14:textId="77777777" w:rsidR="004869EC" w:rsidRDefault="004869EC" w:rsidP="00AA6D3E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5F03495E" w14:textId="77777777" w:rsidR="004869EC" w:rsidRDefault="00E0117F" w:rsidP="00FD2796">
            <w:pPr>
              <w:ind w:left="36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Discussion</w:t>
            </w:r>
            <w:r w:rsidR="003B7B75">
              <w:rPr>
                <w:rFonts w:ascii="Arial" w:hAnsi="Arial" w:cs="Arial"/>
                <w:color w:val="000000" w:themeColor="text1"/>
              </w:rPr>
              <w:t xml:space="preserve"> and sharing with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Palika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Engineers and elected body/Pos</w:t>
            </w:r>
            <w:r w:rsidR="00FD2796">
              <w:rPr>
                <w:rFonts w:ascii="Arial" w:hAnsi="Arial" w:cs="Arial"/>
                <w:color w:val="000000" w:themeColor="text1"/>
              </w:rPr>
              <w:t xml:space="preserve"> retrofit and reconstruction</w:t>
            </w:r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14:paraId="469AC909" w14:textId="77777777" w:rsidR="00C3112F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38B27098" w14:textId="77777777" w:rsidR="00C3112F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0FA275CA" w14:textId="65C721DA" w:rsidR="00C3112F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  <w:lang w:bidi="ne-NP"/>
              </w:rPr>
              <w:drawing>
                <wp:inline distT="0" distB="0" distL="0" distR="0" wp14:anchorId="236AA601" wp14:editId="4950666E">
                  <wp:extent cx="3630432" cy="2722824"/>
                  <wp:effectExtent l="0" t="0" r="825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shwor.Neupane\Downloads\IMG_20190618_1511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432" cy="2722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033C9" w14:textId="77777777" w:rsidR="00C3112F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62243003" w14:textId="77777777" w:rsidR="00C3112F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7F93D7B4" w14:textId="77777777" w:rsidR="00C3112F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4969D077" w14:textId="2152C672" w:rsidR="00C3112F" w:rsidRPr="005326BB" w:rsidRDefault="00C3112F" w:rsidP="00C3112F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76B94D8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p w14:paraId="16E15FDF" w14:textId="77777777" w:rsidR="002D2CE4" w:rsidRPr="005326BB" w:rsidRDefault="002D2CE4">
      <w:pPr>
        <w:rPr>
          <w:rFonts w:ascii="Arial" w:hAnsi="Arial" w:cs="Arial"/>
          <w:color w:val="000000" w:themeColor="text1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760"/>
        <w:gridCol w:w="2424"/>
        <w:gridCol w:w="1402"/>
      </w:tblGrid>
      <w:tr w:rsidR="005326BB" w:rsidRPr="005326BB" w14:paraId="1BA0BE84" w14:textId="77777777" w:rsidTr="007211E7">
        <w:trPr>
          <w:tblHeader/>
        </w:trPr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061797" w14:textId="563077BB" w:rsidR="002D2CE4" w:rsidRPr="005326BB" w:rsidRDefault="002D2CE4" w:rsidP="00D34CFB">
            <w:pPr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lastRenderedPageBreak/>
              <w:t>Next Steps</w:t>
            </w:r>
            <w:r w:rsidR="00120641">
              <w:rPr>
                <w:rFonts w:ascii="Arial" w:hAnsi="Arial" w:cs="Arial"/>
                <w:b/>
                <w:color w:val="000000" w:themeColor="text1"/>
              </w:rPr>
              <w:t>/action points</w:t>
            </w:r>
            <w:r w:rsidRPr="005326BB">
              <w:rPr>
                <w:rFonts w:ascii="Arial" w:hAnsi="Arial" w:cs="Arial"/>
                <w:b/>
                <w:color w:val="000000" w:themeColor="text1"/>
              </w:rPr>
              <w:t>:</w:t>
            </w:r>
            <w:r w:rsidRPr="005326B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4C3C762" w14:textId="22E6DB78" w:rsidR="002D2CE4" w:rsidRPr="005326BB" w:rsidRDefault="007211E7" w:rsidP="00D34CFB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Person(s) Responsible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C4D809" w14:textId="77777777" w:rsidR="002D2CE4" w:rsidRPr="005326BB" w:rsidRDefault="002D2CE4" w:rsidP="00D34CFB">
            <w:pPr>
              <w:jc w:val="center"/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Due Date</w:t>
            </w:r>
          </w:p>
        </w:tc>
      </w:tr>
      <w:tr w:rsidR="005326BB" w:rsidRPr="005326BB" w14:paraId="01FC8EFE" w14:textId="77777777" w:rsidTr="007211E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3FD977" w14:textId="17BFB9A6" w:rsidR="002D2CE4" w:rsidRPr="005326BB" w:rsidRDefault="003B7B75" w:rsidP="00D34CF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Tranche </w:t>
            </w:r>
            <w:r w:rsidR="00D66A5E">
              <w:rPr>
                <w:rFonts w:ascii="Arial" w:hAnsi="Arial" w:cs="Arial"/>
                <w:i/>
                <w:iCs/>
                <w:color w:val="000000" w:themeColor="text1"/>
              </w:rPr>
              <w:t>updates</w:t>
            </w: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and sharing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8668B8" w14:textId="2CC91C76" w:rsidR="002D2CE4" w:rsidRPr="005326BB" w:rsidRDefault="003B7B75" w:rsidP="00D34CFB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GIMaLI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office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C476B" w14:textId="77777777" w:rsidR="002D2CE4" w:rsidRPr="005326BB" w:rsidRDefault="002D2CE4" w:rsidP="00D34CFB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D7CB799" w14:textId="101D24D5" w:rsidR="00D34CFB" w:rsidRDefault="00D34CFB">
      <w:pPr>
        <w:rPr>
          <w:color w:val="000000" w:themeColor="text1"/>
        </w:rPr>
      </w:pPr>
    </w:p>
    <w:p w14:paraId="491AAE49" w14:textId="1F9CF51F" w:rsidR="004869EC" w:rsidRDefault="004869EC">
      <w:pPr>
        <w:rPr>
          <w:color w:val="000000" w:themeColor="text1"/>
        </w:rPr>
      </w:pPr>
    </w:p>
    <w:tbl>
      <w:tblPr>
        <w:tblW w:w="5910" w:type="pct"/>
        <w:tblLayout w:type="fixed"/>
        <w:tblLook w:val="0000" w:firstRow="0" w:lastRow="0" w:firstColumn="0" w:lastColumn="0" w:noHBand="0" w:noVBand="0"/>
      </w:tblPr>
      <w:tblGrid>
        <w:gridCol w:w="1293"/>
        <w:gridCol w:w="771"/>
        <w:gridCol w:w="1611"/>
        <w:gridCol w:w="1362"/>
        <w:gridCol w:w="1437"/>
        <w:gridCol w:w="4578"/>
      </w:tblGrid>
      <w:tr w:rsidR="00821862" w:rsidRPr="005326BB" w14:paraId="0AAD728F" w14:textId="77777777" w:rsidTr="00BE3E48">
        <w:trPr>
          <w:trHeight w:val="232"/>
          <w:tblHeader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3E7605B" w14:textId="77777777" w:rsidR="00821862" w:rsidRPr="005326BB" w:rsidRDefault="00821862" w:rsidP="005D6558">
            <w:pPr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Attendees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686330" w14:textId="77777777" w:rsidR="00821862" w:rsidRPr="005326BB" w:rsidRDefault="00821862" w:rsidP="005D6558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Gender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5B22A5D" w14:textId="77777777" w:rsidR="00821862" w:rsidRPr="005326BB" w:rsidRDefault="00821862" w:rsidP="005D6558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Organization</w:t>
            </w: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F100A6E" w14:textId="77777777" w:rsidR="00821862" w:rsidRPr="005326BB" w:rsidRDefault="00821862" w:rsidP="005D6558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Designation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6CCCDD" w14:textId="77777777" w:rsidR="00821862" w:rsidRPr="005326BB" w:rsidRDefault="00821862" w:rsidP="005D6558">
            <w:pPr>
              <w:jc w:val="center"/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Phone No.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FC2F3F" w14:textId="77777777" w:rsidR="00821862" w:rsidRPr="005326BB" w:rsidRDefault="00821862" w:rsidP="005D6558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Email</w:t>
            </w:r>
          </w:p>
        </w:tc>
      </w:tr>
      <w:tr w:rsidR="00821862" w:rsidRPr="005326BB" w14:paraId="641B0C49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10964A" w14:textId="2D32CA7F" w:rsidR="00821862" w:rsidRPr="005326BB" w:rsidRDefault="00821862" w:rsidP="005D655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Bir Bahadur Ba</w:t>
            </w:r>
            <w:r w:rsidR="00525A3B">
              <w:rPr>
                <w:rFonts w:ascii="Arial" w:hAnsi="Arial" w:cs="Arial"/>
                <w:color w:val="000000" w:themeColor="text1"/>
                <w:sz w:val="22"/>
                <w:szCs w:val="22"/>
              </w:rPr>
              <w:t>snet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7385" w14:textId="77777777" w:rsidR="00821862" w:rsidRPr="005326BB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F6789B" w14:textId="44ADC236" w:rsidR="00821862" w:rsidRPr="005326BB" w:rsidRDefault="001F32B1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Sunkoshi</w:t>
            </w:r>
            <w:r w:rsidR="0082186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0821862">
              <w:rPr>
                <w:rFonts w:ascii="Arial" w:hAnsi="Arial" w:cs="Arial"/>
                <w:color w:val="000000" w:themeColor="text1"/>
              </w:rPr>
              <w:t>Gaupalika</w:t>
            </w:r>
            <w:proofErr w:type="spellEnd"/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D8A21" w14:textId="77777777" w:rsidR="00821862" w:rsidRPr="005326BB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Chief Admin Officer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8FA31" w14:textId="64E9A171" w:rsidR="00821862" w:rsidRPr="005326BB" w:rsidRDefault="00E14244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9841743662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FA5A" w14:textId="745BC47E" w:rsidR="00821862" w:rsidRPr="001F32B1" w:rsidRDefault="001F32B1" w:rsidP="005D6558">
            <w:pPr>
              <w:snapToGrid w:val="0"/>
              <w:ind w:left="60"/>
              <w:rPr>
                <w:rStyle w:val="Hyperlink"/>
                <w:rFonts w:ascii="Arial" w:hAnsi="Arial"/>
                <w:sz w:val="18"/>
                <w:szCs w:val="18"/>
              </w:rPr>
            </w:pPr>
            <w:r w:rsidRPr="001F32B1">
              <w:rPr>
                <w:rStyle w:val="Hyperlink"/>
                <w:rFonts w:ascii="Arial" w:hAnsi="Arial"/>
                <w:sz w:val="18"/>
                <w:szCs w:val="18"/>
              </w:rPr>
              <w:t>sunkoshiruralmun@gmail.com</w:t>
            </w:r>
          </w:p>
        </w:tc>
      </w:tr>
      <w:tr w:rsidR="001F32B1" w:rsidRPr="005326BB" w14:paraId="7372D2CB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33232" w14:textId="727C7BD7" w:rsidR="001F32B1" w:rsidRPr="005326BB" w:rsidRDefault="001F32B1" w:rsidP="001F32B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Bhujan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Shrestha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94AA" w14:textId="77777777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E8F1D4" w14:textId="2EC7CE8F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Sunkoshi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Gaupalika</w:t>
            </w:r>
            <w:proofErr w:type="spellEnd"/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25B70" w14:textId="77777777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IT officer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A9BA6" w14:textId="77777777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9841313152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FF79" w14:textId="7BB73BD8" w:rsidR="001F32B1" w:rsidRPr="00525A3B" w:rsidRDefault="001F32B1" w:rsidP="001F32B1">
            <w:pPr>
              <w:snapToGrid w:val="0"/>
              <w:ind w:left="60"/>
              <w:rPr>
                <w:rStyle w:val="Hyperlink"/>
                <w:rFonts w:ascii="Arial" w:hAnsi="Arial"/>
                <w:sz w:val="18"/>
                <w:szCs w:val="18"/>
              </w:rPr>
            </w:pPr>
            <w:r w:rsidRPr="00525A3B">
              <w:rPr>
                <w:rStyle w:val="Hyperlink"/>
                <w:rFonts w:ascii="Arial" w:hAnsi="Arial"/>
                <w:sz w:val="18"/>
                <w:szCs w:val="18"/>
              </w:rPr>
              <w:t>ito.sunkoshimunsindhupalchowk@gmail.com</w:t>
            </w:r>
          </w:p>
        </w:tc>
      </w:tr>
      <w:tr w:rsidR="001F32B1" w:rsidRPr="005326BB" w14:paraId="41C2F045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0DB01B" w14:textId="6F040192" w:rsidR="001F32B1" w:rsidRPr="005326BB" w:rsidRDefault="001F32B1" w:rsidP="001F32B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Tara Prasad 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Niraula</w:t>
            </w:r>
            <w:proofErr w:type="spellEnd"/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C71E" w14:textId="77777777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86C10" w14:textId="7D4D9DFB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Sunkoshi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Gaupalika</w:t>
            </w:r>
            <w:proofErr w:type="spellEnd"/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69B6C" w14:textId="191A46E0" w:rsidR="001F32B1" w:rsidRPr="005326BB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Finance officer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E56781" w14:textId="1FB9830E" w:rsidR="001F32B1" w:rsidRPr="00DB5E2A" w:rsidRDefault="00335349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 w:rsidRPr="00DB5E2A">
              <w:rPr>
                <w:rFonts w:ascii="Arial" w:hAnsi="Arial" w:cs="Arial"/>
                <w:color w:val="000000" w:themeColor="text1"/>
              </w:rPr>
              <w:t>985117755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A9A6" w14:textId="77777777" w:rsidR="00DB5E2A" w:rsidRPr="00DB5E2A" w:rsidRDefault="00DB5E2A" w:rsidP="00DB5E2A">
            <w:pPr>
              <w:snapToGrid w:val="0"/>
              <w:ind w:left="60"/>
              <w:rPr>
                <w:rStyle w:val="Hyperlink"/>
                <w:rFonts w:ascii="Arial" w:hAnsi="Arial"/>
                <w:sz w:val="18"/>
                <w:szCs w:val="18"/>
              </w:rPr>
            </w:pPr>
            <w:r w:rsidRPr="00DB5E2A">
              <w:rPr>
                <w:rStyle w:val="Hyperlink"/>
                <w:rFonts w:ascii="Arial" w:hAnsi="Arial"/>
                <w:sz w:val="18"/>
                <w:szCs w:val="18"/>
              </w:rPr>
              <w:t>niraulatara@gmail.com</w:t>
            </w:r>
          </w:p>
          <w:p w14:paraId="1FC0C7EF" w14:textId="26B86361" w:rsidR="001F32B1" w:rsidRPr="00DB5E2A" w:rsidRDefault="001F32B1" w:rsidP="00DB5E2A">
            <w:pPr>
              <w:snapToGrid w:val="0"/>
              <w:ind w:left="60"/>
              <w:rPr>
                <w:rStyle w:val="Hyperlink"/>
                <w:rFonts w:ascii="Arial" w:hAnsi="Arial"/>
                <w:sz w:val="18"/>
                <w:szCs w:val="18"/>
              </w:rPr>
            </w:pPr>
          </w:p>
        </w:tc>
      </w:tr>
      <w:tr w:rsidR="001F32B1" w:rsidRPr="00081DA8" w14:paraId="5388B959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8855BD" w14:textId="77C08C38" w:rsidR="001F32B1" w:rsidRDefault="001F32B1" w:rsidP="001F32B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Raju Limbu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2938" w14:textId="77777777" w:rsidR="001F32B1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904965" w14:textId="5332A3DD" w:rsidR="001F32B1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Sunkoshi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Gaupalika</w:t>
            </w:r>
            <w:proofErr w:type="spellEnd"/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5C91DD" w14:textId="58BCF0E5" w:rsidR="001F32B1" w:rsidRDefault="001F32B1" w:rsidP="001F32B1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ASE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4B3F6" w14:textId="08A1D787" w:rsidR="001F32B1" w:rsidRPr="00081DA8" w:rsidRDefault="001F32B1" w:rsidP="001F32B1">
            <w:pPr>
              <w:snapToGrid w:val="0"/>
              <w:ind w:left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9842563140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B4B0" w14:textId="1DC6A00C" w:rsidR="001F32B1" w:rsidRPr="00081DA8" w:rsidRDefault="00DB7EB9" w:rsidP="001F32B1">
            <w:pPr>
              <w:snapToGrid w:val="0"/>
              <w:ind w:left="60"/>
              <w:rPr>
                <w:rFonts w:ascii="Arial" w:hAnsi="Arial" w:cs="Arial"/>
              </w:rPr>
            </w:pPr>
            <w:hyperlink r:id="rId9" w:history="1">
              <w:r w:rsidR="001F32B1" w:rsidRPr="00252501">
                <w:rPr>
                  <w:rStyle w:val="Hyperlink"/>
                  <w:rFonts w:ascii="Arial" w:hAnsi="Arial" w:cs="Arial"/>
                  <w:sz w:val="20"/>
                </w:rPr>
                <w:t>limbu.raju087@gmail.com</w:t>
              </w:r>
            </w:hyperlink>
          </w:p>
        </w:tc>
      </w:tr>
      <w:tr w:rsidR="00821862" w:rsidRPr="00081DA8" w14:paraId="00F2DB97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3B7D73" w14:textId="77777777" w:rsidR="00821862" w:rsidRDefault="00821862" w:rsidP="005D655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Sunita Shrestha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70C1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Female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1A7CFF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DLPIU Building</w:t>
            </w: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A1729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Engineer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72F2C" w14:textId="77777777" w:rsidR="00821862" w:rsidRPr="00081DA8" w:rsidRDefault="00821862" w:rsidP="005D6558">
            <w:pPr>
              <w:snapToGrid w:val="0"/>
              <w:ind w:left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9849051726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99C6E" w14:textId="77777777" w:rsidR="00821862" w:rsidRPr="00081DA8" w:rsidRDefault="00DB7EB9" w:rsidP="005D6558">
            <w:pPr>
              <w:snapToGrid w:val="0"/>
              <w:ind w:left="60"/>
              <w:rPr>
                <w:rFonts w:ascii="Arial" w:hAnsi="Arial" w:cs="Arial"/>
              </w:rPr>
            </w:pPr>
            <w:hyperlink r:id="rId10" w:history="1">
              <w:r w:rsidR="00821862" w:rsidRPr="000B70AE">
                <w:rPr>
                  <w:rStyle w:val="Hyperlink"/>
                  <w:rFonts w:ascii="Arial" w:hAnsi="Arial" w:cs="Arial"/>
                  <w:sz w:val="20"/>
                </w:rPr>
                <w:t>Sunitashrestha0321@gmail.com</w:t>
              </w:r>
            </w:hyperlink>
          </w:p>
        </w:tc>
      </w:tr>
      <w:tr w:rsidR="00821862" w:rsidRPr="00081DA8" w14:paraId="21157DA3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DEE919" w14:textId="77777777" w:rsidR="00821862" w:rsidRDefault="00821862" w:rsidP="005D655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Sashi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Sapkota</w:t>
            </w:r>
            <w:proofErr w:type="spellEnd"/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5B99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43B0CF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Jica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/EHRP</w:t>
            </w: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2BFD4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D. Finance Manager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5FE90" w14:textId="77777777" w:rsidR="00821862" w:rsidRPr="00081DA8" w:rsidRDefault="00821862" w:rsidP="005D6558">
            <w:pPr>
              <w:snapToGrid w:val="0"/>
              <w:ind w:left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9851158889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85EC" w14:textId="77777777" w:rsidR="00821862" w:rsidRPr="00081DA8" w:rsidRDefault="00DB7EB9" w:rsidP="005D6558">
            <w:pPr>
              <w:snapToGrid w:val="0"/>
              <w:ind w:left="60"/>
              <w:rPr>
                <w:rFonts w:ascii="Arial" w:hAnsi="Arial" w:cs="Arial"/>
              </w:rPr>
            </w:pPr>
            <w:hyperlink r:id="rId11" w:history="1">
              <w:r w:rsidR="00821862" w:rsidRPr="000B70AE">
                <w:rPr>
                  <w:rStyle w:val="Hyperlink"/>
                  <w:rFonts w:ascii="Arial" w:hAnsi="Arial" w:cs="Arial"/>
                  <w:sz w:val="20"/>
                </w:rPr>
                <w:t>Sashisapkota2@gmail.com</w:t>
              </w:r>
            </w:hyperlink>
          </w:p>
        </w:tc>
      </w:tr>
      <w:tr w:rsidR="00821862" w:rsidRPr="00081DA8" w14:paraId="554B8F1C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81AAF5" w14:textId="77777777" w:rsidR="00821862" w:rsidRDefault="00821862" w:rsidP="005D655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Durga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Prasad 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Regmi</w:t>
            </w:r>
            <w:proofErr w:type="spellEnd"/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638E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Mlae</w:t>
            </w:r>
            <w:proofErr w:type="spellEnd"/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5FFD4E" w14:textId="77777777" w:rsidR="00821862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GMaLI</w:t>
            </w:r>
            <w:proofErr w:type="spellEnd"/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54E16" w14:textId="77777777" w:rsidR="00821862" w:rsidRDefault="00821862" w:rsidP="005D6558">
            <w:pPr>
              <w:snapToGrid w:val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Finance Specialist 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1770A" w14:textId="77777777" w:rsidR="00821862" w:rsidRPr="00081DA8" w:rsidRDefault="00821862" w:rsidP="005D6558">
            <w:pPr>
              <w:snapToGrid w:val="0"/>
              <w:ind w:left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9841236422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7454" w14:textId="77777777" w:rsidR="00821862" w:rsidRPr="00081DA8" w:rsidRDefault="00DB7EB9" w:rsidP="005D6558">
            <w:pPr>
              <w:snapToGrid w:val="0"/>
              <w:ind w:left="60"/>
              <w:rPr>
                <w:rFonts w:ascii="Arial" w:hAnsi="Arial" w:cs="Arial"/>
              </w:rPr>
            </w:pPr>
            <w:hyperlink r:id="rId12" w:history="1">
              <w:r w:rsidR="00821862" w:rsidRPr="000B70AE">
                <w:rPr>
                  <w:rStyle w:val="Hyperlink"/>
                  <w:rFonts w:ascii="Arial" w:hAnsi="Arial" w:cs="Arial"/>
                  <w:sz w:val="20"/>
                </w:rPr>
                <w:t>durgaregmi012@gmail.com</w:t>
              </w:r>
            </w:hyperlink>
          </w:p>
        </w:tc>
      </w:tr>
      <w:tr w:rsidR="00821862" w:rsidRPr="005326BB" w14:paraId="319B3EEC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FEE3AD" w14:textId="4276270D" w:rsidR="00821862" w:rsidRPr="005326BB" w:rsidRDefault="00525A3B" w:rsidP="005D655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Nirmal Basnet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4DB9" w14:textId="77777777" w:rsidR="00821862" w:rsidRPr="005326BB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BF7EF0" w14:textId="77777777" w:rsidR="00821862" w:rsidRPr="005326BB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GIMaLI</w:t>
            </w:r>
            <w:proofErr w:type="spellEnd"/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570AA" w14:textId="77777777" w:rsidR="00821862" w:rsidRPr="005326BB" w:rsidRDefault="00821862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Computer Operator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FFB6E" w14:textId="10A059DE" w:rsidR="00821862" w:rsidRPr="005326BB" w:rsidRDefault="00525A3B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9849337612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845A" w14:textId="49E50ACA" w:rsidR="00821862" w:rsidRPr="005326BB" w:rsidRDefault="00DB7EB9" w:rsidP="005D6558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hyperlink r:id="rId13" w:history="1">
              <w:r w:rsidR="00525A3B" w:rsidRPr="00252501">
                <w:rPr>
                  <w:rStyle w:val="Hyperlink"/>
                  <w:rFonts w:ascii="Arial" w:hAnsi="Arial" w:cs="Arial"/>
                  <w:sz w:val="20"/>
                </w:rPr>
                <w:t>nbmaila392@gmail.com</w:t>
              </w:r>
            </w:hyperlink>
          </w:p>
        </w:tc>
      </w:tr>
      <w:tr w:rsidR="00821862" w14:paraId="0C4298A9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C9AF7D" w14:textId="77777777" w:rsidR="00821862" w:rsidRPr="005326BB" w:rsidRDefault="00821862" w:rsidP="005D6558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Pradip Sharma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E1A62" w14:textId="77777777" w:rsidR="00821862" w:rsidRDefault="00821862" w:rsidP="005D6558">
            <w:pPr>
              <w:snapToGrid w:val="0"/>
              <w:ind w:left="60"/>
            </w:pPr>
            <w:r>
              <w:rPr>
                <w:rFonts w:ascii="Arial" w:hAnsi="Arial" w:cs="Arial"/>
                <w:color w:val="000000" w:themeColor="text1"/>
              </w:rPr>
              <w:t>Male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2728D8" w14:textId="77777777" w:rsidR="00821862" w:rsidRDefault="00821862" w:rsidP="005D6558">
            <w:pPr>
              <w:snapToGrid w:val="0"/>
              <w:ind w:left="60"/>
            </w:pPr>
            <w:r>
              <w:rPr>
                <w:rFonts w:ascii="Arial" w:hAnsi="Arial" w:cs="Arial"/>
                <w:color w:val="000000" w:themeColor="text1"/>
              </w:rPr>
              <w:t>HRRP</w:t>
            </w: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6E16E" w14:textId="77777777" w:rsidR="00821862" w:rsidRDefault="00821862" w:rsidP="005D6558">
            <w:pPr>
              <w:snapToGrid w:val="0"/>
              <w:ind w:left="60"/>
            </w:pPr>
            <w:r>
              <w:rPr>
                <w:rFonts w:ascii="Arial" w:hAnsi="Arial" w:cs="Arial"/>
                <w:color w:val="000000" w:themeColor="text1"/>
              </w:rPr>
              <w:t>DC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2EF48" w14:textId="77777777" w:rsidR="00821862" w:rsidRDefault="00821862" w:rsidP="005D6558">
            <w:pPr>
              <w:snapToGrid w:val="0"/>
              <w:ind w:left="60"/>
            </w:pPr>
            <w:r w:rsidRPr="00081DA8">
              <w:rPr>
                <w:rFonts w:ascii="Arial" w:hAnsi="Arial" w:cs="Arial"/>
              </w:rPr>
              <w:t>9851258254</w:t>
            </w: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9171" w14:textId="698CD32A" w:rsidR="00821862" w:rsidRDefault="006F09F6" w:rsidP="005D6558">
            <w:pPr>
              <w:snapToGrid w:val="0"/>
              <w:ind w:left="60"/>
            </w:pPr>
            <w:r>
              <w:rPr>
                <w:rFonts w:ascii="Arial" w:hAnsi="Arial" w:cs="Arial"/>
              </w:rPr>
              <w:t>t</w:t>
            </w:r>
            <w:r w:rsidR="00821862" w:rsidRPr="00081DA8">
              <w:rPr>
                <w:rFonts w:ascii="Arial" w:hAnsi="Arial" w:cs="Arial"/>
              </w:rPr>
              <w:t>echcord.sindhupalchok@hrrp.org</w:t>
            </w:r>
          </w:p>
        </w:tc>
      </w:tr>
      <w:tr w:rsidR="00821862" w14:paraId="6887F031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E74191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3E07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17712D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5DB4FE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578D3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F691" w14:textId="77777777" w:rsidR="00821862" w:rsidRDefault="00821862" w:rsidP="005D6558">
            <w:pPr>
              <w:snapToGrid w:val="0"/>
              <w:ind w:left="60"/>
            </w:pPr>
          </w:p>
        </w:tc>
      </w:tr>
      <w:tr w:rsidR="00821862" w14:paraId="33542DD2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1667A2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97E7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DA61E5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A5419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92EFB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1C3E" w14:textId="77777777" w:rsidR="00821862" w:rsidRDefault="00821862" w:rsidP="005D6558">
            <w:pPr>
              <w:snapToGrid w:val="0"/>
              <w:ind w:left="60"/>
            </w:pPr>
          </w:p>
        </w:tc>
      </w:tr>
      <w:tr w:rsidR="00821862" w14:paraId="7CEFF25A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EAD14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9F4D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D607F1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FB8083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E2B3C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6A32" w14:textId="77777777" w:rsidR="00821862" w:rsidRDefault="00821862" w:rsidP="005D6558">
            <w:pPr>
              <w:snapToGrid w:val="0"/>
              <w:ind w:left="60"/>
            </w:pPr>
          </w:p>
        </w:tc>
      </w:tr>
      <w:tr w:rsidR="00821862" w14:paraId="5AB02967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316002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E333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4F764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38554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EC4BB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EBEA" w14:textId="77777777" w:rsidR="00821862" w:rsidRDefault="00821862" w:rsidP="005D6558">
            <w:pPr>
              <w:snapToGrid w:val="0"/>
              <w:ind w:left="60"/>
            </w:pPr>
          </w:p>
        </w:tc>
      </w:tr>
      <w:tr w:rsidR="00821862" w14:paraId="514200C6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313381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A29A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178D0A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AA115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28FE0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57C5" w14:textId="77777777" w:rsidR="00821862" w:rsidRDefault="00821862" w:rsidP="005D6558">
            <w:pPr>
              <w:snapToGrid w:val="0"/>
              <w:ind w:left="60"/>
            </w:pPr>
          </w:p>
        </w:tc>
      </w:tr>
      <w:tr w:rsidR="00821862" w14:paraId="3618C903" w14:textId="77777777" w:rsidTr="00BE3E48">
        <w:trPr>
          <w:trHeight w:val="247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248E75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193C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270104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ED7B5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6321E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6A04" w14:textId="77777777" w:rsidR="00821862" w:rsidRDefault="00821862" w:rsidP="005D6558">
            <w:pPr>
              <w:snapToGrid w:val="0"/>
              <w:ind w:left="60"/>
            </w:pPr>
          </w:p>
        </w:tc>
      </w:tr>
      <w:tr w:rsidR="00821862" w14:paraId="46CCBE86" w14:textId="77777777" w:rsidTr="00BE3E48">
        <w:trPr>
          <w:trHeight w:val="263"/>
        </w:trPr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E43C59" w14:textId="77777777" w:rsidR="00821862" w:rsidRPr="005326BB" w:rsidRDefault="00821862" w:rsidP="005D655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0E61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F07660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A4A97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C7DAA" w14:textId="77777777" w:rsidR="00821862" w:rsidRDefault="00821862" w:rsidP="005D6558">
            <w:pPr>
              <w:snapToGrid w:val="0"/>
              <w:ind w:left="60"/>
            </w:pPr>
          </w:p>
        </w:tc>
        <w:tc>
          <w:tcPr>
            <w:tcW w:w="2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B16F" w14:textId="77777777" w:rsidR="00821862" w:rsidRDefault="00821862" w:rsidP="005D6558">
            <w:pPr>
              <w:snapToGrid w:val="0"/>
              <w:ind w:left="60"/>
            </w:pPr>
          </w:p>
        </w:tc>
      </w:tr>
    </w:tbl>
    <w:p w14:paraId="53BE467D" w14:textId="77777777" w:rsidR="004869EC" w:rsidRPr="005326BB" w:rsidRDefault="004869EC">
      <w:pPr>
        <w:rPr>
          <w:color w:val="000000" w:themeColor="text1"/>
        </w:rPr>
      </w:pPr>
    </w:p>
    <w:p w14:paraId="283766D6" w14:textId="2609C1E8" w:rsidR="007211E7" w:rsidRDefault="007211E7">
      <w:pPr>
        <w:rPr>
          <w:color w:val="000000" w:themeColor="text1"/>
        </w:rPr>
      </w:pPr>
    </w:p>
    <w:p w14:paraId="0AFC301D" w14:textId="77777777" w:rsidR="00E0117F" w:rsidRPr="005326BB" w:rsidRDefault="00E0117F">
      <w:pPr>
        <w:rPr>
          <w:color w:val="000000" w:themeColor="text1"/>
        </w:rPr>
      </w:pPr>
    </w:p>
    <w:sectPr w:rsidR="00E0117F" w:rsidRPr="005326BB">
      <w:headerReference w:type="default" r:id="rId14"/>
      <w:footerReference w:type="default" r:id="rId15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87465" w14:textId="77777777" w:rsidR="00DB7EB9" w:rsidRDefault="00DB7EB9">
      <w:r>
        <w:separator/>
      </w:r>
    </w:p>
  </w:endnote>
  <w:endnote w:type="continuationSeparator" w:id="0">
    <w:p w14:paraId="36FEEC06" w14:textId="77777777" w:rsidR="00DB7EB9" w:rsidRDefault="00DB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ESRI NIMA VMAP1&amp;2 PT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F70867" w14:textId="7D7DF707" w:rsidR="00D34CFB" w:rsidRDefault="00F435A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768C744D">
              <wp:simplePos x="0" y="0"/>
              <wp:positionH relativeFrom="column">
                <wp:posOffset>1993900</wp:posOffset>
              </wp:positionH>
              <wp:positionV relativeFrom="paragraph">
                <wp:posOffset>288290</wp:posOffset>
              </wp:positionV>
              <wp:extent cx="4041775" cy="28194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17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Lalitpur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7pt;margin-top:22.7pt;width:318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D2CE4"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9847BD">
      <w:rPr>
        <w:rFonts w:ascii="Arial" w:hAnsi="Arial" w:cs="Arial"/>
        <w:b/>
        <w:sz w:val="18"/>
        <w:szCs w:val="18"/>
      </w:rPr>
      <w:t xml:space="preserve"> </w:t>
    </w:r>
    <w:r w:rsidR="00BD2337">
      <w:rPr>
        <w:rFonts w:ascii="Arial" w:hAnsi="Arial" w:cs="Arial"/>
        <w:b/>
        <w:sz w:val="18"/>
        <w:szCs w:val="18"/>
      </w:rPr>
      <w:t>13</w:t>
    </w:r>
    <w:r w:rsidR="009847BD" w:rsidRPr="009847BD">
      <w:rPr>
        <w:rFonts w:ascii="Arial" w:hAnsi="Arial" w:cs="Arial"/>
        <w:b/>
        <w:sz w:val="18"/>
        <w:szCs w:val="18"/>
        <w:vertAlign w:val="superscript"/>
      </w:rPr>
      <w:t>th</w:t>
    </w:r>
    <w:r w:rsidR="009847BD">
      <w:rPr>
        <w:rFonts w:ascii="Arial" w:hAnsi="Arial" w:cs="Arial"/>
        <w:b/>
        <w:sz w:val="18"/>
        <w:szCs w:val="18"/>
      </w:rPr>
      <w:t xml:space="preserve"> </w:t>
    </w:r>
    <w:r w:rsidR="00BD2337">
      <w:rPr>
        <w:rFonts w:ascii="Arial" w:hAnsi="Arial" w:cs="Arial"/>
        <w:b/>
        <w:sz w:val="18"/>
        <w:szCs w:val="18"/>
      </w:rPr>
      <w:t>August</w:t>
    </w:r>
    <w:r w:rsidR="009847BD">
      <w:rPr>
        <w:rFonts w:ascii="Arial" w:hAnsi="Arial" w:cs="Arial"/>
        <w:b/>
        <w:sz w:val="18"/>
        <w:szCs w:val="18"/>
      </w:rPr>
      <w:t xml:space="preserve"> 2019</w:t>
    </w:r>
    <w:r w:rsidR="00D34CFB">
      <w:rPr>
        <w:rFonts w:ascii="Arial" w:hAnsi="Arial" w:cs="Arial"/>
        <w:b/>
        <w:sz w:val="18"/>
        <w:szCs w:val="18"/>
      </w:rPr>
      <w:tab/>
    </w:r>
    <w:r w:rsidR="00D34CFB">
      <w:rPr>
        <w:rFonts w:ascii="Arial" w:hAnsi="Arial" w:cs="Arial"/>
        <w:b/>
        <w:sz w:val="18"/>
        <w:szCs w:val="18"/>
      </w:rPr>
      <w:tab/>
    </w:r>
  </w:p>
  <w:p w14:paraId="130A21FA" w14:textId="77777777" w:rsidR="00D34CFB" w:rsidRDefault="00D34CFB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9530CC" w14:textId="77777777" w:rsidR="00DB7EB9" w:rsidRDefault="00DB7EB9">
      <w:r>
        <w:separator/>
      </w:r>
    </w:p>
  </w:footnote>
  <w:footnote w:type="continuationSeparator" w:id="0">
    <w:p w14:paraId="11D091F0" w14:textId="77777777" w:rsidR="00DB7EB9" w:rsidRDefault="00DB7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77777777" w:rsidR="00D34CFB" w:rsidRPr="002D2CE4" w:rsidRDefault="00604836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D34CFB" w:rsidRDefault="00D34CFB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99D7679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E1BE2"/>
    <w:multiLevelType w:val="hybridMultilevel"/>
    <w:tmpl w:val="DEC49EF2"/>
    <w:lvl w:ilvl="0" w:tplc="12A8FB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B434DE"/>
    <w:multiLevelType w:val="hybridMultilevel"/>
    <w:tmpl w:val="079C36BE"/>
    <w:lvl w:ilvl="0" w:tplc="AE56CE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BA6B3E"/>
    <w:multiLevelType w:val="hybridMultilevel"/>
    <w:tmpl w:val="729E9718"/>
    <w:lvl w:ilvl="0" w:tplc="1C600AC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46A7E"/>
    <w:multiLevelType w:val="hybridMultilevel"/>
    <w:tmpl w:val="DACA39FC"/>
    <w:lvl w:ilvl="0" w:tplc="58287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421C6A"/>
    <w:multiLevelType w:val="hybridMultilevel"/>
    <w:tmpl w:val="10889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91C9E"/>
    <w:multiLevelType w:val="hybridMultilevel"/>
    <w:tmpl w:val="2582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91BC1"/>
    <w:multiLevelType w:val="hybridMultilevel"/>
    <w:tmpl w:val="C2CC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5774F"/>
    <w:multiLevelType w:val="hybridMultilevel"/>
    <w:tmpl w:val="F4DE95CE"/>
    <w:lvl w:ilvl="0" w:tplc="BB960E6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D04E0"/>
    <w:multiLevelType w:val="multilevel"/>
    <w:tmpl w:val="54DE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3678D"/>
    <w:multiLevelType w:val="hybridMultilevel"/>
    <w:tmpl w:val="D1E6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A4D85"/>
    <w:multiLevelType w:val="hybridMultilevel"/>
    <w:tmpl w:val="FEBA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C23AF"/>
    <w:multiLevelType w:val="hybridMultilevel"/>
    <w:tmpl w:val="2B6C4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D7D38"/>
    <w:multiLevelType w:val="hybridMultilevel"/>
    <w:tmpl w:val="3D96ECE8"/>
    <w:lvl w:ilvl="0" w:tplc="0A3617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2FD7CF2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F1BDC"/>
    <w:multiLevelType w:val="hybridMultilevel"/>
    <w:tmpl w:val="35AA3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363A4"/>
    <w:multiLevelType w:val="hybridMultilevel"/>
    <w:tmpl w:val="E74A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D074347"/>
    <w:multiLevelType w:val="hybridMultilevel"/>
    <w:tmpl w:val="A9CA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1"/>
  </w:num>
  <w:num w:numId="6">
    <w:abstractNumId w:val="11"/>
  </w:num>
  <w:num w:numId="7">
    <w:abstractNumId w:val="15"/>
  </w:num>
  <w:num w:numId="8">
    <w:abstractNumId w:val="8"/>
  </w:num>
  <w:num w:numId="9">
    <w:abstractNumId w:val="6"/>
  </w:num>
  <w:num w:numId="10">
    <w:abstractNumId w:val="5"/>
  </w:num>
  <w:num w:numId="11">
    <w:abstractNumId w:val="10"/>
  </w:num>
  <w:num w:numId="12">
    <w:abstractNumId w:val="20"/>
  </w:num>
  <w:num w:numId="13">
    <w:abstractNumId w:val="12"/>
  </w:num>
  <w:num w:numId="14">
    <w:abstractNumId w:val="18"/>
  </w:num>
  <w:num w:numId="15">
    <w:abstractNumId w:val="4"/>
  </w:num>
  <w:num w:numId="16">
    <w:abstractNumId w:val="7"/>
  </w:num>
  <w:num w:numId="17">
    <w:abstractNumId w:val="9"/>
  </w:num>
  <w:num w:numId="18">
    <w:abstractNumId w:val="14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7"/>
  </w:num>
  <w:num w:numId="22">
    <w:abstractNumId w:val="16"/>
  </w:num>
  <w:num w:numId="2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upa Panday">
    <w15:presenceInfo w15:providerId="None" w15:userId="Rupa Panda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36"/>
    <w:rsid w:val="000144B2"/>
    <w:rsid w:val="00020D4D"/>
    <w:rsid w:val="00047384"/>
    <w:rsid w:val="00075101"/>
    <w:rsid w:val="000814E1"/>
    <w:rsid w:val="00093208"/>
    <w:rsid w:val="000A72CB"/>
    <w:rsid w:val="000C718A"/>
    <w:rsid w:val="000F1B50"/>
    <w:rsid w:val="00120641"/>
    <w:rsid w:val="00144E27"/>
    <w:rsid w:val="00172283"/>
    <w:rsid w:val="001A3DDA"/>
    <w:rsid w:val="001D5745"/>
    <w:rsid w:val="001F1B9E"/>
    <w:rsid w:val="001F32B1"/>
    <w:rsid w:val="002260E2"/>
    <w:rsid w:val="002401FE"/>
    <w:rsid w:val="00252514"/>
    <w:rsid w:val="002626C8"/>
    <w:rsid w:val="002807F6"/>
    <w:rsid w:val="00294459"/>
    <w:rsid w:val="00294867"/>
    <w:rsid w:val="002A1CC3"/>
    <w:rsid w:val="002D2CE4"/>
    <w:rsid w:val="002D7FFD"/>
    <w:rsid w:val="00335349"/>
    <w:rsid w:val="00336FDC"/>
    <w:rsid w:val="003722EF"/>
    <w:rsid w:val="003B344D"/>
    <w:rsid w:val="003B53EE"/>
    <w:rsid w:val="003B7B75"/>
    <w:rsid w:val="003E0C24"/>
    <w:rsid w:val="003E49A7"/>
    <w:rsid w:val="003F61B8"/>
    <w:rsid w:val="004042EC"/>
    <w:rsid w:val="00411D26"/>
    <w:rsid w:val="00421E8A"/>
    <w:rsid w:val="004465D9"/>
    <w:rsid w:val="00447840"/>
    <w:rsid w:val="004869EC"/>
    <w:rsid w:val="004C77AB"/>
    <w:rsid w:val="005146B3"/>
    <w:rsid w:val="00525A3B"/>
    <w:rsid w:val="005326BB"/>
    <w:rsid w:val="00546CE3"/>
    <w:rsid w:val="00586037"/>
    <w:rsid w:val="005B2138"/>
    <w:rsid w:val="005F1EA2"/>
    <w:rsid w:val="0060074A"/>
    <w:rsid w:val="00604836"/>
    <w:rsid w:val="00687D0D"/>
    <w:rsid w:val="006A231E"/>
    <w:rsid w:val="006F09F6"/>
    <w:rsid w:val="006F6A28"/>
    <w:rsid w:val="007144EE"/>
    <w:rsid w:val="007211E7"/>
    <w:rsid w:val="00770B98"/>
    <w:rsid w:val="00775DF4"/>
    <w:rsid w:val="007F701B"/>
    <w:rsid w:val="00821862"/>
    <w:rsid w:val="00847002"/>
    <w:rsid w:val="00851A58"/>
    <w:rsid w:val="00861D2A"/>
    <w:rsid w:val="008712E7"/>
    <w:rsid w:val="00875C24"/>
    <w:rsid w:val="00877996"/>
    <w:rsid w:val="008B14A4"/>
    <w:rsid w:val="008E612E"/>
    <w:rsid w:val="00902870"/>
    <w:rsid w:val="0092724E"/>
    <w:rsid w:val="00945AFE"/>
    <w:rsid w:val="009466A8"/>
    <w:rsid w:val="0097208B"/>
    <w:rsid w:val="009847BD"/>
    <w:rsid w:val="009A703D"/>
    <w:rsid w:val="009E4167"/>
    <w:rsid w:val="00A16564"/>
    <w:rsid w:val="00A33924"/>
    <w:rsid w:val="00A65141"/>
    <w:rsid w:val="00A651A0"/>
    <w:rsid w:val="00AA3EE0"/>
    <w:rsid w:val="00AA6D3E"/>
    <w:rsid w:val="00AB67AD"/>
    <w:rsid w:val="00AF2585"/>
    <w:rsid w:val="00B12329"/>
    <w:rsid w:val="00BD2337"/>
    <w:rsid w:val="00BD3D86"/>
    <w:rsid w:val="00BE3E48"/>
    <w:rsid w:val="00C12201"/>
    <w:rsid w:val="00C3112F"/>
    <w:rsid w:val="00C34657"/>
    <w:rsid w:val="00C416D6"/>
    <w:rsid w:val="00C51805"/>
    <w:rsid w:val="00C64D37"/>
    <w:rsid w:val="00C777BA"/>
    <w:rsid w:val="00D34CFB"/>
    <w:rsid w:val="00D514DD"/>
    <w:rsid w:val="00D52557"/>
    <w:rsid w:val="00D5323D"/>
    <w:rsid w:val="00D5430F"/>
    <w:rsid w:val="00D66A5E"/>
    <w:rsid w:val="00D67035"/>
    <w:rsid w:val="00D96E60"/>
    <w:rsid w:val="00DB5E2A"/>
    <w:rsid w:val="00DB7178"/>
    <w:rsid w:val="00DB7EB9"/>
    <w:rsid w:val="00E0117F"/>
    <w:rsid w:val="00E14244"/>
    <w:rsid w:val="00E315F3"/>
    <w:rsid w:val="00E54B2F"/>
    <w:rsid w:val="00E75D45"/>
    <w:rsid w:val="00E803F0"/>
    <w:rsid w:val="00E84252"/>
    <w:rsid w:val="00ED0D0F"/>
    <w:rsid w:val="00EE7033"/>
    <w:rsid w:val="00EF3FBE"/>
    <w:rsid w:val="00EF5713"/>
    <w:rsid w:val="00EF7E2B"/>
    <w:rsid w:val="00F047B1"/>
    <w:rsid w:val="00F435A5"/>
    <w:rsid w:val="00FC7AFC"/>
    <w:rsid w:val="00FD2796"/>
    <w:rsid w:val="00FF3854"/>
    <w:rsid w:val="00FF3DB2"/>
    <w:rsid w:val="00F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chartTrackingRefBased/>
  <w15:docId w15:val="{60923376-1CD2-4C7D-B493-AFD75878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33924"/>
    <w:pPr>
      <w:ind w:left="720"/>
      <w:contextualSpacing/>
    </w:pPr>
  </w:style>
  <w:style w:type="table" w:styleId="TableGrid">
    <w:name w:val="Table Grid"/>
    <w:basedOn w:val="TableNormal"/>
    <w:uiPriority w:val="39"/>
    <w:rsid w:val="0042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838352790055297431gmail-m2298484839294142411gmail-m7521697405358122306gmail-m5978859602395842004gmail-m7277918689708829708msolistparagraph">
    <w:name w:val="m_3838352790055297431gmail-m_2298484839294142411gmail-m_7521697405358122306gmail-m_5978859602395842004gmail-m_7277918689708829708msolistparagraph"/>
    <w:basedOn w:val="Normal"/>
    <w:rsid w:val="00D96E60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nbmaila392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durgaregmi012@gmail.com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shisapkota2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Sunitashrestha032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mbu.raju087@gmail.com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2697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Ishwor Neupane</cp:lastModifiedBy>
  <cp:revision>13</cp:revision>
  <cp:lastPrinted>2006-06-01T10:15:00Z</cp:lastPrinted>
  <dcterms:created xsi:type="dcterms:W3CDTF">2019-09-10T06:02:00Z</dcterms:created>
  <dcterms:modified xsi:type="dcterms:W3CDTF">2019-09-11T05:35:00Z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