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6" w:type="dxa"/>
        <w:tblInd w:w="-5" w:type="dxa"/>
        <w:tblLayout w:type="fixed"/>
        <w:tblLook w:val="0000" w:firstRow="0" w:lastRow="0" w:firstColumn="0" w:lastColumn="0" w:noHBand="0" w:noVBand="0"/>
      </w:tblPr>
      <w:tblGrid>
        <w:gridCol w:w="2337"/>
        <w:gridCol w:w="1173"/>
        <w:gridCol w:w="1482"/>
        <w:gridCol w:w="4594"/>
      </w:tblGrid>
      <w:tr w:rsidR="005326BB" w:rsidRPr="005326B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Meeting Purpose: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2AE284E7" w14:textId="3BEEB458" w:rsidR="00D34CFB" w:rsidRPr="005326BB" w:rsidRDefault="001A3DDA">
            <w:pPr>
              <w:rPr>
                <w:color w:val="000000" w:themeColor="text1"/>
              </w:rPr>
            </w:pPr>
            <w:r>
              <w:rPr>
                <w:color w:val="000000" w:themeColor="text1"/>
              </w:rPr>
              <w:t>Palika Level coordination meeting</w:t>
            </w:r>
            <w:r w:rsidR="00D514DD">
              <w:rPr>
                <w:color w:val="000000" w:themeColor="text1"/>
              </w:rPr>
              <w:t xml:space="preserve"> at Bhotekoshi GauPalika</w:t>
            </w:r>
          </w:p>
        </w:tc>
      </w:tr>
      <w:tr w:rsidR="005326BB" w:rsidRPr="005326B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 xml:space="preserve">Meeting Date: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55BE8E77" w14:textId="0D4A5B58" w:rsidR="00D34CFB" w:rsidRPr="005326BB" w:rsidRDefault="005655F1" w:rsidP="008B14A4">
            <w:pPr>
              <w:rPr>
                <w:color w:val="000000" w:themeColor="text1"/>
              </w:rPr>
            </w:pPr>
            <w:r>
              <w:rPr>
                <w:color w:val="000000" w:themeColor="text1"/>
              </w:rPr>
              <w:t>12/08/2019</w:t>
            </w:r>
          </w:p>
        </w:tc>
      </w:tr>
      <w:tr w:rsidR="005326BB" w:rsidRPr="005326B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 xml:space="preserve">Meeting Time: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12CD2A61" w14:textId="44335F2E" w:rsidR="00D34CFB" w:rsidRPr="005326BB" w:rsidRDefault="001A3DDA">
            <w:pPr>
              <w:rPr>
                <w:color w:val="000000" w:themeColor="text1"/>
              </w:rPr>
            </w:pPr>
            <w:r>
              <w:rPr>
                <w:color w:val="000000" w:themeColor="text1"/>
              </w:rPr>
              <w:t>2:30 PM</w:t>
            </w:r>
          </w:p>
        </w:tc>
      </w:tr>
      <w:tr w:rsidR="000814E1" w:rsidRPr="005326BB" w14:paraId="2DD5D0DD" w14:textId="3927B998" w:rsidTr="00381AF0">
        <w:tc>
          <w:tcPr>
            <w:tcW w:w="2337" w:type="dxa"/>
            <w:tcBorders>
              <w:top w:val="single" w:sz="4" w:space="0" w:color="000000"/>
              <w:left w:val="single" w:sz="4" w:space="0" w:color="000000"/>
              <w:bottom w:val="single" w:sz="4" w:space="0" w:color="000000"/>
            </w:tcBorders>
            <w:shd w:val="clear" w:color="auto" w:fill="D9D9D9"/>
          </w:tcPr>
          <w:p w14:paraId="1206ED65" w14:textId="77777777" w:rsidR="000814E1" w:rsidRPr="005326BB" w:rsidRDefault="000814E1">
            <w:pPr>
              <w:pStyle w:val="MinutesHeading1"/>
              <w:rPr>
                <w:rFonts w:ascii="Arial" w:hAnsi="Arial" w:cs="Arial"/>
                <w:i/>
                <w:iCs/>
                <w:color w:val="000000" w:themeColor="text1"/>
              </w:rPr>
            </w:pPr>
            <w:r w:rsidRPr="005326BB">
              <w:rPr>
                <w:rFonts w:cs="Arial"/>
                <w:color w:val="000000" w:themeColor="text1"/>
              </w:rPr>
              <w:t xml:space="preserve">Meeting Location: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4407C114" w14:textId="17CA2F5C" w:rsidR="000814E1" w:rsidRPr="005326BB" w:rsidRDefault="001A3DDA">
            <w:pPr>
              <w:rPr>
                <w:color w:val="000000" w:themeColor="text1"/>
              </w:rPr>
            </w:pPr>
            <w:r>
              <w:rPr>
                <w:color w:val="000000" w:themeColor="text1"/>
              </w:rPr>
              <w:t>Bhotekoshi Gaupalika</w:t>
            </w:r>
          </w:p>
        </w:tc>
      </w:tr>
      <w:tr w:rsidR="000814E1" w:rsidRPr="005326BB" w14:paraId="4AF23373" w14:textId="257240DA" w:rsidTr="00D666A8">
        <w:tc>
          <w:tcPr>
            <w:tcW w:w="2337" w:type="dxa"/>
            <w:tcBorders>
              <w:top w:val="single" w:sz="4" w:space="0" w:color="000000"/>
              <w:left w:val="single" w:sz="4" w:space="0" w:color="000000"/>
              <w:bottom w:val="single" w:sz="4" w:space="0" w:color="000000"/>
            </w:tcBorders>
            <w:shd w:val="clear" w:color="auto" w:fill="D9D9D9"/>
          </w:tcPr>
          <w:p w14:paraId="7EBA740A" w14:textId="77777777" w:rsidR="000814E1" w:rsidRPr="005326BB" w:rsidRDefault="000814E1">
            <w:pPr>
              <w:pStyle w:val="MinutesHeading1"/>
              <w:rPr>
                <w:rFonts w:ascii="Arial" w:hAnsi="Arial" w:cs="Arial"/>
                <w:i/>
                <w:iCs/>
                <w:color w:val="000000" w:themeColor="text1"/>
              </w:rPr>
            </w:pPr>
            <w:r w:rsidRPr="005326BB">
              <w:rPr>
                <w:rFonts w:cs="Arial"/>
                <w:color w:val="000000" w:themeColor="text1"/>
              </w:rPr>
              <w:t>Meeting Facilitator:</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2B2EAE8F" w14:textId="342B1229" w:rsidR="000814E1" w:rsidRPr="005326BB" w:rsidRDefault="001A3DDA">
            <w:pPr>
              <w:rPr>
                <w:color w:val="000000" w:themeColor="text1"/>
              </w:rPr>
            </w:pPr>
            <w:r>
              <w:rPr>
                <w:color w:val="000000" w:themeColor="text1"/>
              </w:rPr>
              <w:t>Pradip Sharma</w:t>
            </w:r>
          </w:p>
        </w:tc>
      </w:tr>
      <w:tr w:rsidR="005655F1" w:rsidRPr="005326BB" w14:paraId="0D4E101D" w14:textId="0DA29268" w:rsidTr="005F58C2">
        <w:tc>
          <w:tcPr>
            <w:tcW w:w="2337" w:type="dxa"/>
            <w:tcBorders>
              <w:top w:val="single" w:sz="4" w:space="0" w:color="000000"/>
              <w:left w:val="single" w:sz="4" w:space="0" w:color="000000"/>
              <w:bottom w:val="single" w:sz="4" w:space="0" w:color="000000"/>
            </w:tcBorders>
            <w:shd w:val="clear" w:color="auto" w:fill="D9D9D9"/>
          </w:tcPr>
          <w:p w14:paraId="48ACADA0" w14:textId="5196F8BE" w:rsidR="005655F1" w:rsidRPr="005326BB" w:rsidRDefault="005655F1" w:rsidP="005655F1">
            <w:pPr>
              <w:pStyle w:val="MinutesHeading1"/>
              <w:rPr>
                <w:rFonts w:ascii="Arial" w:hAnsi="Arial" w:cs="Arial"/>
                <w:i/>
                <w:iCs/>
                <w:color w:val="000000" w:themeColor="text1"/>
              </w:rPr>
            </w:pPr>
            <w:r w:rsidRPr="005326BB">
              <w:rPr>
                <w:rFonts w:cs="Arial"/>
                <w:color w:val="000000" w:themeColor="text1"/>
              </w:rPr>
              <w:t xml:space="preserve">Minutes Taken By: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30D767F0" w14:textId="7866A56F" w:rsidR="005655F1" w:rsidRPr="005326BB" w:rsidRDefault="005655F1" w:rsidP="005655F1">
            <w:pPr>
              <w:rPr>
                <w:color w:val="000000" w:themeColor="text1"/>
              </w:rPr>
            </w:pPr>
            <w:r>
              <w:rPr>
                <w:color w:val="000000" w:themeColor="text1"/>
              </w:rPr>
              <w:t>Pradip Sharma</w:t>
            </w:r>
          </w:p>
        </w:tc>
      </w:tr>
      <w:tr w:rsidR="000814E1" w:rsidRPr="005326BB" w14:paraId="60B23FA6" w14:textId="1CF4A349" w:rsidTr="000814E1">
        <w:tc>
          <w:tcPr>
            <w:tcW w:w="2337" w:type="dxa"/>
            <w:tcBorders>
              <w:top w:val="single" w:sz="4" w:space="0" w:color="000000"/>
              <w:left w:val="single" w:sz="4" w:space="0" w:color="000000"/>
              <w:bottom w:val="single" w:sz="4" w:space="0" w:color="000000"/>
            </w:tcBorders>
            <w:shd w:val="clear" w:color="auto" w:fill="D9D9D9"/>
          </w:tcPr>
          <w:p w14:paraId="5A2548DF" w14:textId="5BD1D50E" w:rsidR="000814E1" w:rsidRPr="005326BB" w:rsidRDefault="000814E1">
            <w:pPr>
              <w:pStyle w:val="MinutesHeading1"/>
              <w:rPr>
                <w:rFonts w:cs="Arial"/>
                <w:color w:val="000000" w:themeColor="text1"/>
              </w:rPr>
            </w:pPr>
            <w:r>
              <w:rPr>
                <w:rFonts w:cs="Arial"/>
                <w:color w:val="000000" w:themeColor="text1"/>
              </w:rPr>
              <w:t>Summary of participants:</w:t>
            </w:r>
          </w:p>
        </w:tc>
        <w:tc>
          <w:tcPr>
            <w:tcW w:w="1173" w:type="dxa"/>
            <w:tcBorders>
              <w:top w:val="single" w:sz="4" w:space="0" w:color="000000"/>
              <w:left w:val="single" w:sz="4" w:space="0" w:color="000000"/>
              <w:bottom w:val="single" w:sz="4" w:space="0" w:color="000000"/>
              <w:right w:val="single" w:sz="4" w:space="0" w:color="auto"/>
            </w:tcBorders>
            <w:shd w:val="clear" w:color="auto" w:fill="auto"/>
          </w:tcPr>
          <w:p w14:paraId="63697B76" w14:textId="20751CF7" w:rsidR="000814E1" w:rsidRPr="005326BB" w:rsidRDefault="000814E1" w:rsidP="003B53EE">
            <w:pPr>
              <w:rPr>
                <w:color w:val="000000" w:themeColor="text1"/>
              </w:rPr>
            </w:pPr>
            <w:r>
              <w:rPr>
                <w:color w:val="000000" w:themeColor="text1"/>
              </w:rPr>
              <w:t xml:space="preserve">Total:    </w:t>
            </w:r>
            <w:r w:rsidR="005655F1">
              <w:rPr>
                <w:color w:val="000000" w:themeColor="text1"/>
              </w:rPr>
              <w:t>9</w:t>
            </w:r>
          </w:p>
        </w:tc>
        <w:tc>
          <w:tcPr>
            <w:tcW w:w="1482" w:type="dxa"/>
            <w:tcBorders>
              <w:top w:val="single" w:sz="4" w:space="0" w:color="000000"/>
              <w:left w:val="single" w:sz="4" w:space="0" w:color="auto"/>
              <w:bottom w:val="single" w:sz="4" w:space="0" w:color="000000"/>
              <w:right w:val="single" w:sz="4" w:space="0" w:color="auto"/>
            </w:tcBorders>
            <w:shd w:val="clear" w:color="auto" w:fill="auto"/>
          </w:tcPr>
          <w:p w14:paraId="558FC36B" w14:textId="3FFB5F45" w:rsidR="000814E1" w:rsidRPr="005326BB" w:rsidRDefault="000814E1" w:rsidP="000814E1">
            <w:pPr>
              <w:rPr>
                <w:color w:val="000000" w:themeColor="text1"/>
              </w:rPr>
            </w:pPr>
            <w:r>
              <w:rPr>
                <w:color w:val="000000" w:themeColor="text1"/>
              </w:rPr>
              <w:t>Female:</w:t>
            </w:r>
            <w:r w:rsidR="005655F1">
              <w:rPr>
                <w:color w:val="000000" w:themeColor="text1"/>
              </w:rPr>
              <w:t xml:space="preserve"> 1</w:t>
            </w:r>
          </w:p>
        </w:tc>
        <w:tc>
          <w:tcPr>
            <w:tcW w:w="4594" w:type="dxa"/>
            <w:tcBorders>
              <w:top w:val="single" w:sz="4" w:space="0" w:color="000000"/>
              <w:left w:val="single" w:sz="4" w:space="0" w:color="auto"/>
              <w:bottom w:val="single" w:sz="4" w:space="0" w:color="000000"/>
              <w:right w:val="single" w:sz="4" w:space="0" w:color="000000"/>
            </w:tcBorders>
            <w:shd w:val="clear" w:color="auto" w:fill="auto"/>
          </w:tcPr>
          <w:p w14:paraId="7028F452" w14:textId="2BAAD29E" w:rsidR="000814E1" w:rsidRPr="005326BB" w:rsidRDefault="000814E1" w:rsidP="000814E1">
            <w:pPr>
              <w:rPr>
                <w:color w:val="000000" w:themeColor="text1"/>
              </w:rPr>
            </w:pPr>
            <w:r>
              <w:rPr>
                <w:color w:val="000000" w:themeColor="text1"/>
              </w:rPr>
              <w:t xml:space="preserve">Male: </w:t>
            </w:r>
            <w:r w:rsidR="005655F1">
              <w:rPr>
                <w:color w:val="000000" w:themeColor="text1"/>
              </w:rPr>
              <w:t>10</w:t>
            </w:r>
            <w:bookmarkStart w:id="0" w:name="_GoBack"/>
            <w:bookmarkEnd w:id="0"/>
          </w:p>
        </w:tc>
      </w:tr>
    </w:tbl>
    <w:p w14:paraId="6D6B16CF" w14:textId="77777777" w:rsidR="00D34CFB" w:rsidRPr="005326BB" w:rsidRDefault="00D34CFB">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9586"/>
      </w:tblGrid>
      <w:tr w:rsidR="005326BB" w:rsidRPr="005326B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5326BB" w:rsidRDefault="00D34CFB">
            <w:pPr>
              <w:rPr>
                <w:color w:val="000000" w:themeColor="text1"/>
              </w:rPr>
            </w:pPr>
            <w:r w:rsidRPr="005326BB">
              <w:rPr>
                <w:rFonts w:ascii="Arial" w:hAnsi="Arial" w:cs="Arial"/>
                <w:b/>
                <w:color w:val="000000" w:themeColor="text1"/>
              </w:rPr>
              <w:t>Discussion:</w:t>
            </w:r>
            <w:r w:rsidRPr="005326BB">
              <w:rPr>
                <w:rFonts w:ascii="Arial" w:hAnsi="Arial" w:cs="Arial"/>
                <w:color w:val="000000" w:themeColor="text1"/>
              </w:rPr>
              <w:t xml:space="preserve"> (Items/Knowledge Shared)</w:t>
            </w:r>
            <w:r w:rsidR="00FF3854" w:rsidRPr="005326BB">
              <w:rPr>
                <w:rFonts w:ascii="Arial" w:hAnsi="Arial" w:cs="Arial"/>
                <w:color w:val="000000" w:themeColor="text1"/>
              </w:rPr>
              <w:t xml:space="preserve"> </w:t>
            </w:r>
          </w:p>
        </w:tc>
      </w:tr>
      <w:tr w:rsidR="005326BB" w:rsidRPr="005326B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71D589E" w14:textId="6F2A3E67" w:rsidR="00A33924" w:rsidRDefault="00A33924">
            <w:pPr>
              <w:rPr>
                <w:rFonts w:ascii="Arial" w:hAnsi="Arial" w:cs="Arial"/>
                <w:i/>
                <w:iCs/>
                <w:color w:val="000000" w:themeColor="text1"/>
              </w:rPr>
            </w:pPr>
            <w:r w:rsidRPr="005326BB">
              <w:rPr>
                <w:rFonts w:ascii="Arial" w:hAnsi="Arial" w:cs="Arial"/>
                <w:i/>
                <w:iCs/>
                <w:color w:val="000000" w:themeColor="text1"/>
              </w:rPr>
              <w:t xml:space="preserve">Agendas: </w:t>
            </w:r>
          </w:p>
          <w:p w14:paraId="3DA0F7C2" w14:textId="5621EB76" w:rsidR="001A3DDA" w:rsidRPr="001A3DDA" w:rsidRDefault="000814E1" w:rsidP="00C80FB8">
            <w:pPr>
              <w:pStyle w:val="ListParagraph"/>
              <w:numPr>
                <w:ilvl w:val="0"/>
                <w:numId w:val="14"/>
              </w:numPr>
              <w:rPr>
                <w:rFonts w:ascii="Arial" w:hAnsi="Arial" w:cs="Arial"/>
                <w:i/>
                <w:iCs/>
                <w:color w:val="000000" w:themeColor="text1"/>
              </w:rPr>
            </w:pPr>
            <w:r w:rsidRPr="000814E1">
              <w:rPr>
                <w:rFonts w:eastAsia="PMingLiU"/>
                <w:b/>
                <w:color w:val="183D7B"/>
                <w:sz w:val="22"/>
                <w:lang w:eastAsia="zh-TW"/>
              </w:rPr>
              <w:t>Review of last meeting/meeting minute</w:t>
            </w:r>
          </w:p>
          <w:p w14:paraId="663DE606" w14:textId="3AA524AB" w:rsidR="001A3DDA" w:rsidRPr="001A3DDA" w:rsidRDefault="00B37964" w:rsidP="00C80FB8">
            <w:pPr>
              <w:pStyle w:val="ListParagraph"/>
              <w:numPr>
                <w:ilvl w:val="0"/>
                <w:numId w:val="14"/>
              </w:numPr>
              <w:rPr>
                <w:rFonts w:ascii="Arial" w:hAnsi="Arial" w:cs="Arial"/>
                <w:i/>
                <w:iCs/>
                <w:color w:val="000000" w:themeColor="text1"/>
              </w:rPr>
            </w:pPr>
            <w:r>
              <w:rPr>
                <w:rFonts w:eastAsia="PMingLiU"/>
                <w:b/>
                <w:color w:val="183D7B"/>
                <w:sz w:val="22"/>
                <w:lang w:eastAsia="zh-TW"/>
              </w:rPr>
              <w:t xml:space="preserve">Discussion about </w:t>
            </w:r>
            <w:r w:rsidR="0094083E">
              <w:rPr>
                <w:rFonts w:eastAsia="PMingLiU"/>
                <w:b/>
                <w:color w:val="183D7B"/>
                <w:sz w:val="22"/>
                <w:lang w:eastAsia="zh-TW"/>
              </w:rPr>
              <w:t>retrofit</w:t>
            </w:r>
          </w:p>
          <w:p w14:paraId="6FC84AA5" w14:textId="73FA8B60" w:rsidR="001A3DDA" w:rsidRPr="001A3DDA" w:rsidRDefault="001A3DDA" w:rsidP="00C80FB8">
            <w:pPr>
              <w:pStyle w:val="ListParagraph"/>
              <w:numPr>
                <w:ilvl w:val="0"/>
                <w:numId w:val="14"/>
              </w:numPr>
              <w:rPr>
                <w:rFonts w:ascii="Arial" w:hAnsi="Arial" w:cs="Arial"/>
                <w:i/>
                <w:iCs/>
                <w:color w:val="000000" w:themeColor="text1"/>
              </w:rPr>
            </w:pPr>
            <w:r>
              <w:rPr>
                <w:rFonts w:eastAsia="PMingLiU"/>
                <w:b/>
                <w:color w:val="183D7B"/>
                <w:sz w:val="22"/>
                <w:lang w:eastAsia="zh-TW"/>
              </w:rPr>
              <w:t xml:space="preserve">Grant management and tranche </w:t>
            </w:r>
            <w:r w:rsidR="00115682">
              <w:rPr>
                <w:rFonts w:eastAsia="PMingLiU"/>
                <w:b/>
                <w:color w:val="183D7B"/>
                <w:sz w:val="22"/>
                <w:lang w:eastAsia="zh-TW"/>
              </w:rPr>
              <w:t>release</w:t>
            </w:r>
            <w:r>
              <w:rPr>
                <w:rFonts w:eastAsia="PMingLiU"/>
                <w:b/>
                <w:color w:val="183D7B"/>
                <w:sz w:val="22"/>
                <w:lang w:eastAsia="zh-TW"/>
              </w:rPr>
              <w:t xml:space="preserve"> updates</w:t>
            </w:r>
          </w:p>
          <w:p w14:paraId="79D85C84" w14:textId="77777777" w:rsidR="00C80FB8" w:rsidRPr="00C80FB8" w:rsidRDefault="00C80FB8" w:rsidP="00C80FB8">
            <w:pPr>
              <w:pStyle w:val="ListParagraph"/>
              <w:numPr>
                <w:ilvl w:val="0"/>
                <w:numId w:val="14"/>
              </w:numPr>
              <w:rPr>
                <w:rFonts w:eastAsia="PMingLiU"/>
                <w:b/>
                <w:color w:val="183D7B"/>
                <w:sz w:val="22"/>
                <w:lang w:eastAsia="zh-TW"/>
              </w:rPr>
            </w:pPr>
            <w:r w:rsidRPr="00C80FB8">
              <w:rPr>
                <w:rFonts w:eastAsia="PMingLiU"/>
                <w:b/>
                <w:color w:val="183D7B"/>
                <w:sz w:val="22"/>
                <w:lang w:eastAsia="zh-TW"/>
              </w:rPr>
              <w:t>Regarding the Progress till date</w:t>
            </w:r>
          </w:p>
          <w:p w14:paraId="5D76F7A4" w14:textId="1C6E1DFF" w:rsidR="000814E1" w:rsidRDefault="000814E1" w:rsidP="000814E1">
            <w:pPr>
              <w:rPr>
                <w:ins w:id="1" w:author="Rupa Panday" w:date="2018-05-21T12:33:00Z"/>
                <w:rFonts w:ascii="Arial" w:hAnsi="Arial" w:cs="Arial"/>
                <w:i/>
                <w:iCs/>
                <w:color w:val="000000" w:themeColor="text1"/>
              </w:rPr>
            </w:pPr>
          </w:p>
          <w:p w14:paraId="47818A0A" w14:textId="77777777" w:rsidR="00AA3EE0" w:rsidRDefault="00AA3EE0" w:rsidP="000814E1">
            <w:pPr>
              <w:rPr>
                <w:rFonts w:ascii="Arial" w:hAnsi="Arial" w:cs="Arial"/>
                <w:i/>
                <w:iCs/>
                <w:color w:val="000000" w:themeColor="text1"/>
              </w:rPr>
            </w:pPr>
          </w:p>
          <w:p w14:paraId="3C1A22D2" w14:textId="3EF31C50" w:rsidR="000814E1" w:rsidRDefault="000814E1" w:rsidP="000814E1">
            <w:pPr>
              <w:rPr>
                <w:rFonts w:ascii="Arial" w:hAnsi="Arial" w:cs="Arial"/>
                <w:i/>
                <w:iCs/>
                <w:color w:val="000000" w:themeColor="text1"/>
              </w:rPr>
            </w:pPr>
            <w:r>
              <w:rPr>
                <w:rFonts w:ascii="Arial" w:hAnsi="Arial" w:cs="Arial"/>
                <w:i/>
                <w:iCs/>
                <w:color w:val="000000" w:themeColor="text1"/>
              </w:rPr>
              <w:t>Decisions:</w:t>
            </w:r>
          </w:p>
          <w:p w14:paraId="08617B41" w14:textId="39A0EC2E" w:rsidR="00C80FB8" w:rsidRDefault="00C80FB8" w:rsidP="00115682">
            <w:pPr>
              <w:pStyle w:val="ListParagraph"/>
              <w:numPr>
                <w:ilvl w:val="0"/>
                <w:numId w:val="24"/>
              </w:numPr>
              <w:rPr>
                <w:rFonts w:eastAsia="PMingLiU"/>
                <w:b/>
                <w:color w:val="183D7B"/>
                <w:sz w:val="22"/>
                <w:lang w:eastAsia="zh-TW"/>
              </w:rPr>
            </w:pPr>
            <w:r w:rsidRPr="005378FB">
              <w:rPr>
                <w:rFonts w:eastAsia="PMingLiU"/>
                <w:b/>
                <w:color w:val="183D7B"/>
                <w:sz w:val="22"/>
                <w:lang w:eastAsia="zh-TW"/>
              </w:rPr>
              <w:t>The Chief Administration Officer and the field engineers of Bhotekoshi Rural Municipality informed that there is belief amongst the retrofit beneficiaries that they would be receiving the whole of 100,000 from the NRA at once. They were informed that there is no such provisions.</w:t>
            </w:r>
          </w:p>
          <w:p w14:paraId="6D916BB6" w14:textId="77777777" w:rsidR="00115682" w:rsidRPr="00115682" w:rsidRDefault="00115682" w:rsidP="00115682">
            <w:pPr>
              <w:rPr>
                <w:rFonts w:eastAsia="PMingLiU"/>
                <w:b/>
                <w:color w:val="183D7B"/>
                <w:sz w:val="22"/>
                <w:lang w:eastAsia="zh-TW"/>
              </w:rPr>
            </w:pPr>
          </w:p>
          <w:p w14:paraId="4BCE63F5" w14:textId="6B1B41A2" w:rsidR="00115682" w:rsidRDefault="001A3DDA" w:rsidP="00115682">
            <w:pPr>
              <w:pStyle w:val="ListParagraph"/>
              <w:numPr>
                <w:ilvl w:val="0"/>
                <w:numId w:val="24"/>
              </w:numPr>
              <w:rPr>
                <w:rFonts w:eastAsia="PMingLiU"/>
                <w:b/>
                <w:color w:val="183D7B"/>
                <w:sz w:val="22"/>
                <w:lang w:eastAsia="zh-TW"/>
              </w:rPr>
            </w:pPr>
            <w:r w:rsidRPr="00115682">
              <w:rPr>
                <w:rFonts w:eastAsia="PMingLiU"/>
                <w:b/>
                <w:color w:val="183D7B"/>
                <w:sz w:val="22"/>
                <w:lang w:eastAsia="zh-TW"/>
              </w:rPr>
              <w:t xml:space="preserve">There has been shortage of trained masons in </w:t>
            </w:r>
            <w:r w:rsidR="00B12329" w:rsidRPr="00115682">
              <w:rPr>
                <w:rFonts w:eastAsia="PMingLiU"/>
                <w:b/>
                <w:color w:val="183D7B"/>
                <w:sz w:val="22"/>
                <w:lang w:eastAsia="zh-TW"/>
              </w:rPr>
              <w:t>Bhotekoshi GauPalika</w:t>
            </w:r>
            <w:r w:rsidRPr="00115682">
              <w:rPr>
                <w:rFonts w:eastAsia="PMingLiU"/>
                <w:b/>
                <w:color w:val="183D7B"/>
                <w:sz w:val="22"/>
                <w:lang w:eastAsia="zh-TW"/>
              </w:rPr>
              <w:t>. Most of the masons that are currently working are the untrained ones from the western part of Nepal albeit the mason trainings have been conducted frequently in the RM. Due to this, the building standards are</w:t>
            </w:r>
            <w:r w:rsidR="00B12329" w:rsidRPr="00115682">
              <w:rPr>
                <w:rFonts w:eastAsia="PMingLiU"/>
                <w:b/>
                <w:color w:val="183D7B"/>
                <w:sz w:val="22"/>
                <w:lang w:eastAsia="zh-TW"/>
              </w:rPr>
              <w:t xml:space="preserve"> being neglected in many houses, and non- compliance issues raised.</w:t>
            </w:r>
            <w:r w:rsidRPr="00115682">
              <w:rPr>
                <w:rFonts w:eastAsia="PMingLiU"/>
                <w:b/>
                <w:color w:val="183D7B"/>
                <w:sz w:val="22"/>
                <w:lang w:eastAsia="zh-TW"/>
              </w:rPr>
              <w:t xml:space="preserve"> </w:t>
            </w:r>
          </w:p>
          <w:p w14:paraId="3481561D" w14:textId="77777777" w:rsidR="00115682" w:rsidRPr="00115682" w:rsidRDefault="00115682" w:rsidP="00115682">
            <w:pPr>
              <w:pStyle w:val="ListParagraph"/>
              <w:rPr>
                <w:rFonts w:eastAsia="PMingLiU"/>
                <w:b/>
                <w:color w:val="183D7B"/>
                <w:sz w:val="22"/>
                <w:lang w:eastAsia="zh-TW"/>
              </w:rPr>
            </w:pPr>
          </w:p>
          <w:p w14:paraId="0FB1D692" w14:textId="77777777" w:rsidR="00115682" w:rsidRPr="00115682" w:rsidRDefault="00115682" w:rsidP="00115682">
            <w:pPr>
              <w:rPr>
                <w:rFonts w:eastAsia="PMingLiU"/>
                <w:b/>
                <w:color w:val="183D7B"/>
                <w:sz w:val="22"/>
                <w:lang w:eastAsia="zh-TW"/>
              </w:rPr>
            </w:pPr>
          </w:p>
          <w:p w14:paraId="316CE52E" w14:textId="2C1DA6E8" w:rsidR="00115682" w:rsidRDefault="005378FB" w:rsidP="00115682">
            <w:pPr>
              <w:pStyle w:val="ListParagraph"/>
              <w:numPr>
                <w:ilvl w:val="0"/>
                <w:numId w:val="24"/>
              </w:numPr>
              <w:rPr>
                <w:rFonts w:eastAsia="PMingLiU"/>
                <w:b/>
                <w:color w:val="183D7B"/>
                <w:sz w:val="22"/>
                <w:lang w:eastAsia="zh-TW"/>
              </w:rPr>
            </w:pPr>
            <w:r w:rsidRPr="00115682">
              <w:rPr>
                <w:rFonts w:eastAsia="PMingLiU"/>
                <w:b/>
                <w:color w:val="183D7B"/>
                <w:sz w:val="22"/>
                <w:lang w:eastAsia="zh-TW"/>
              </w:rPr>
              <w:t>They were informed that the third tranche progress of the Palika is 47.10% and the rest is on process.</w:t>
            </w:r>
          </w:p>
          <w:p w14:paraId="0898D07A" w14:textId="77777777" w:rsidR="00115682" w:rsidRPr="00115682" w:rsidRDefault="00115682" w:rsidP="00115682">
            <w:pPr>
              <w:rPr>
                <w:rFonts w:eastAsia="PMingLiU"/>
                <w:b/>
                <w:color w:val="183D7B"/>
                <w:sz w:val="22"/>
                <w:lang w:eastAsia="zh-TW"/>
              </w:rPr>
            </w:pPr>
          </w:p>
          <w:p w14:paraId="27FB417A" w14:textId="4AA83102" w:rsidR="004869EC" w:rsidRPr="00115682" w:rsidRDefault="005378FB" w:rsidP="00115682">
            <w:pPr>
              <w:pStyle w:val="ListParagraph"/>
              <w:numPr>
                <w:ilvl w:val="0"/>
                <w:numId w:val="24"/>
              </w:numPr>
              <w:rPr>
                <w:rFonts w:eastAsia="PMingLiU"/>
                <w:b/>
                <w:color w:val="183D7B"/>
                <w:sz w:val="22"/>
                <w:lang w:eastAsia="zh-TW"/>
              </w:rPr>
            </w:pPr>
            <w:r w:rsidRPr="00115682">
              <w:rPr>
                <w:rFonts w:eastAsia="PMingLiU"/>
                <w:b/>
                <w:color w:val="183D7B"/>
                <w:sz w:val="22"/>
                <w:lang w:eastAsia="zh-TW"/>
              </w:rPr>
              <w:t>On discussion about the tranche process on the event of death of the beneficiary, they were informed by GMALI officials that the Ward Muchulka relationship certificate and the document verifying the relationship should be provided.</w:t>
            </w:r>
          </w:p>
          <w:p w14:paraId="20DD6350" w14:textId="3977A0BA" w:rsidR="005378FB" w:rsidRDefault="005378FB" w:rsidP="005378FB">
            <w:pPr>
              <w:rPr>
                <w:rFonts w:eastAsia="PMingLiU"/>
                <w:b/>
                <w:color w:val="183D7B"/>
                <w:sz w:val="22"/>
                <w:lang w:eastAsia="zh-TW"/>
              </w:rPr>
            </w:pPr>
          </w:p>
          <w:p w14:paraId="3D5DCBC6" w14:textId="525F3A5A" w:rsidR="005378FB" w:rsidRDefault="005378FB" w:rsidP="005378FB">
            <w:pPr>
              <w:rPr>
                <w:rFonts w:eastAsia="PMingLiU"/>
                <w:b/>
                <w:color w:val="183D7B"/>
                <w:sz w:val="22"/>
                <w:lang w:eastAsia="zh-TW"/>
              </w:rPr>
            </w:pPr>
          </w:p>
          <w:p w14:paraId="2A4E7D37" w14:textId="20267DC0" w:rsidR="005378FB" w:rsidRDefault="005378FB" w:rsidP="005378FB">
            <w:pPr>
              <w:rPr>
                <w:rFonts w:eastAsia="PMingLiU"/>
                <w:b/>
                <w:color w:val="183D7B"/>
                <w:sz w:val="22"/>
                <w:lang w:eastAsia="zh-TW"/>
              </w:rPr>
            </w:pPr>
          </w:p>
          <w:p w14:paraId="7FB2EF42" w14:textId="0E91C63E" w:rsidR="005378FB" w:rsidRDefault="005378FB" w:rsidP="005378FB">
            <w:pPr>
              <w:rPr>
                <w:rFonts w:eastAsia="PMingLiU"/>
                <w:b/>
                <w:color w:val="183D7B"/>
                <w:sz w:val="22"/>
                <w:lang w:eastAsia="zh-TW"/>
              </w:rPr>
            </w:pPr>
          </w:p>
          <w:p w14:paraId="096EF764" w14:textId="01157A05" w:rsidR="005378FB" w:rsidRDefault="005378FB" w:rsidP="005378FB">
            <w:pPr>
              <w:rPr>
                <w:rFonts w:eastAsia="PMingLiU"/>
                <w:b/>
                <w:color w:val="183D7B"/>
                <w:sz w:val="22"/>
                <w:lang w:eastAsia="zh-TW"/>
              </w:rPr>
            </w:pPr>
          </w:p>
          <w:p w14:paraId="2FF6B842" w14:textId="2707766C" w:rsidR="005378FB" w:rsidRDefault="005378FB" w:rsidP="005378FB">
            <w:pPr>
              <w:rPr>
                <w:rFonts w:eastAsia="PMingLiU"/>
                <w:b/>
                <w:color w:val="183D7B"/>
                <w:sz w:val="22"/>
                <w:lang w:eastAsia="zh-TW"/>
              </w:rPr>
            </w:pPr>
          </w:p>
          <w:p w14:paraId="6456E649" w14:textId="74CD66EE" w:rsidR="005378FB" w:rsidRDefault="005378FB" w:rsidP="005378FB">
            <w:pPr>
              <w:rPr>
                <w:rFonts w:eastAsia="PMingLiU"/>
                <w:b/>
                <w:color w:val="183D7B"/>
                <w:sz w:val="22"/>
                <w:lang w:eastAsia="zh-TW"/>
              </w:rPr>
            </w:pPr>
          </w:p>
          <w:p w14:paraId="06F2A9E8" w14:textId="266CDD0F" w:rsidR="005378FB" w:rsidRDefault="005378FB" w:rsidP="005378FB">
            <w:pPr>
              <w:rPr>
                <w:rFonts w:eastAsia="PMingLiU"/>
                <w:b/>
                <w:color w:val="183D7B"/>
                <w:sz w:val="22"/>
                <w:lang w:eastAsia="zh-TW"/>
              </w:rPr>
            </w:pPr>
          </w:p>
          <w:p w14:paraId="39694FA2" w14:textId="1820C2C2" w:rsidR="005378FB" w:rsidRDefault="005378FB" w:rsidP="005378FB">
            <w:pPr>
              <w:rPr>
                <w:rFonts w:eastAsia="PMingLiU"/>
                <w:b/>
                <w:color w:val="183D7B"/>
                <w:sz w:val="22"/>
                <w:lang w:eastAsia="zh-TW"/>
              </w:rPr>
            </w:pPr>
          </w:p>
          <w:p w14:paraId="3BDC5C33" w14:textId="0FC9F48F" w:rsidR="005378FB" w:rsidRDefault="005378FB" w:rsidP="005378FB">
            <w:pPr>
              <w:rPr>
                <w:rFonts w:eastAsia="PMingLiU"/>
                <w:b/>
                <w:color w:val="183D7B"/>
                <w:sz w:val="22"/>
                <w:lang w:eastAsia="zh-TW"/>
              </w:rPr>
            </w:pPr>
          </w:p>
          <w:p w14:paraId="51B7D83B" w14:textId="14EF37D0" w:rsidR="005378FB" w:rsidRDefault="005378FB" w:rsidP="005378FB">
            <w:pPr>
              <w:rPr>
                <w:rFonts w:eastAsia="PMingLiU"/>
                <w:b/>
                <w:color w:val="183D7B"/>
                <w:sz w:val="22"/>
                <w:lang w:eastAsia="zh-TW"/>
              </w:rPr>
            </w:pPr>
          </w:p>
          <w:p w14:paraId="383CDB03" w14:textId="11AAE1A0" w:rsidR="005378FB" w:rsidRDefault="005378FB" w:rsidP="005378FB">
            <w:pPr>
              <w:rPr>
                <w:rFonts w:eastAsia="PMingLiU"/>
                <w:b/>
                <w:color w:val="183D7B"/>
                <w:sz w:val="22"/>
                <w:lang w:eastAsia="zh-TW"/>
              </w:rPr>
            </w:pPr>
          </w:p>
          <w:p w14:paraId="639E814D" w14:textId="52D3606E" w:rsidR="005378FB" w:rsidRDefault="005378FB" w:rsidP="005378FB">
            <w:pPr>
              <w:rPr>
                <w:rFonts w:eastAsia="PMingLiU"/>
                <w:b/>
                <w:color w:val="183D7B"/>
                <w:sz w:val="22"/>
                <w:lang w:eastAsia="zh-TW"/>
              </w:rPr>
            </w:pPr>
          </w:p>
          <w:p w14:paraId="122746A9" w14:textId="07CE8E0D" w:rsidR="005378FB" w:rsidRDefault="005378FB" w:rsidP="005378FB">
            <w:pPr>
              <w:rPr>
                <w:rFonts w:eastAsia="PMingLiU"/>
                <w:b/>
                <w:color w:val="183D7B"/>
                <w:sz w:val="22"/>
                <w:lang w:eastAsia="zh-TW"/>
              </w:rPr>
            </w:pPr>
          </w:p>
          <w:p w14:paraId="1A2C353C" w14:textId="2D02EE3A" w:rsidR="005378FB" w:rsidRDefault="005378FB" w:rsidP="005378FB">
            <w:pPr>
              <w:rPr>
                <w:rFonts w:eastAsia="PMingLiU"/>
                <w:b/>
                <w:color w:val="183D7B"/>
                <w:sz w:val="22"/>
                <w:lang w:eastAsia="zh-TW"/>
              </w:rPr>
            </w:pPr>
          </w:p>
          <w:p w14:paraId="76E7F71B" w14:textId="3BFFC510" w:rsidR="004869EC" w:rsidRDefault="004869EC" w:rsidP="00115682">
            <w:pPr>
              <w:rPr>
                <w:rFonts w:ascii="Arial" w:hAnsi="Arial" w:cs="Arial"/>
                <w:iCs/>
                <w:color w:val="000000" w:themeColor="text1"/>
              </w:rPr>
            </w:pPr>
          </w:p>
          <w:p w14:paraId="5851F79A" w14:textId="33313309" w:rsidR="00B12329" w:rsidRDefault="00726542" w:rsidP="00C80FB8">
            <w:pPr>
              <w:pStyle w:val="ListParagraph"/>
              <w:numPr>
                <w:ilvl w:val="0"/>
                <w:numId w:val="14"/>
              </w:numPr>
              <w:rPr>
                <w:rFonts w:ascii="Arial" w:hAnsi="Arial" w:cs="Arial"/>
                <w:iCs/>
                <w:color w:val="000000" w:themeColor="text1"/>
              </w:rPr>
            </w:pPr>
            <w:r>
              <w:rPr>
                <w:rFonts w:ascii="Arial" w:hAnsi="Arial" w:cs="Arial"/>
                <w:iCs/>
                <w:color w:val="000000" w:themeColor="text1"/>
              </w:rPr>
              <w:t xml:space="preserve">By </w:t>
            </w:r>
            <w:r w:rsidR="00B12329">
              <w:rPr>
                <w:rFonts w:ascii="Arial" w:hAnsi="Arial" w:cs="Arial"/>
                <w:iCs/>
                <w:color w:val="000000" w:themeColor="text1"/>
              </w:rPr>
              <w:t xml:space="preserve">Dwarika foundation </w:t>
            </w:r>
            <w:r>
              <w:rPr>
                <w:rFonts w:ascii="Arial" w:hAnsi="Arial" w:cs="Arial"/>
                <w:iCs/>
                <w:color w:val="000000" w:themeColor="text1"/>
              </w:rPr>
              <w:t xml:space="preserve">apply their drawing to palika’s technician </w:t>
            </w:r>
            <w:r w:rsidR="00B12329">
              <w:rPr>
                <w:rFonts w:ascii="Arial" w:hAnsi="Arial" w:cs="Arial"/>
                <w:iCs/>
                <w:color w:val="000000" w:themeColor="text1"/>
              </w:rPr>
              <w:t>and</w:t>
            </w:r>
            <w:r>
              <w:rPr>
                <w:rFonts w:ascii="Arial" w:hAnsi="Arial" w:cs="Arial"/>
                <w:iCs/>
                <w:color w:val="000000" w:themeColor="text1"/>
              </w:rPr>
              <w:t xml:space="preserve"> they are verification</w:t>
            </w:r>
            <w:r w:rsidR="003E0C24">
              <w:rPr>
                <w:rFonts w:ascii="Arial" w:hAnsi="Arial" w:cs="Arial"/>
                <w:iCs/>
                <w:color w:val="000000" w:themeColor="text1"/>
              </w:rPr>
              <w:t xml:space="preserve"> to reconstruction and starting very soon.</w:t>
            </w:r>
          </w:p>
          <w:p w14:paraId="08364F8B" w14:textId="010052D6" w:rsidR="003E0C24" w:rsidRDefault="00726542" w:rsidP="00C80FB8">
            <w:pPr>
              <w:pStyle w:val="ListParagraph"/>
              <w:numPr>
                <w:ilvl w:val="0"/>
                <w:numId w:val="14"/>
              </w:numPr>
              <w:rPr>
                <w:rFonts w:ascii="Arial" w:hAnsi="Arial" w:cs="Arial"/>
                <w:iCs/>
                <w:color w:val="000000" w:themeColor="text1"/>
              </w:rPr>
            </w:pPr>
            <w:r>
              <w:rPr>
                <w:rFonts w:ascii="Arial" w:hAnsi="Arial" w:cs="Arial"/>
                <w:iCs/>
                <w:color w:val="000000" w:themeColor="text1"/>
              </w:rPr>
              <w:t>Once again, r</w:t>
            </w:r>
            <w:r w:rsidR="003E0C24">
              <w:rPr>
                <w:rFonts w:ascii="Arial" w:hAnsi="Arial" w:cs="Arial"/>
                <w:iCs/>
                <w:color w:val="000000" w:themeColor="text1"/>
              </w:rPr>
              <w:t>equest for PA form digitization supports by HRRP.</w:t>
            </w:r>
          </w:p>
          <w:p w14:paraId="1784200C" w14:textId="0B8D0F43" w:rsidR="004869EC" w:rsidRPr="005378FB" w:rsidRDefault="003E0C24" w:rsidP="00C80FB8">
            <w:pPr>
              <w:pStyle w:val="ListParagraph"/>
              <w:numPr>
                <w:ilvl w:val="0"/>
                <w:numId w:val="14"/>
              </w:numPr>
              <w:rPr>
                <w:rFonts w:ascii="Arial" w:hAnsi="Arial" w:cs="Arial"/>
                <w:iCs/>
                <w:color w:val="000000" w:themeColor="text1"/>
              </w:rPr>
            </w:pPr>
            <w:r>
              <w:rPr>
                <w:rFonts w:ascii="Arial" w:hAnsi="Arial" w:cs="Arial"/>
                <w:iCs/>
                <w:color w:val="000000" w:themeColor="text1"/>
              </w:rPr>
              <w:t xml:space="preserve">Discuses about Palika profile and </w:t>
            </w:r>
            <w:r w:rsidR="00726542">
              <w:rPr>
                <w:rFonts w:ascii="Arial" w:hAnsi="Arial" w:cs="Arial"/>
                <w:iCs/>
                <w:color w:val="000000" w:themeColor="text1"/>
              </w:rPr>
              <w:t>its effectiveness</w:t>
            </w:r>
            <w:r>
              <w:rPr>
                <w:rFonts w:ascii="Arial" w:hAnsi="Arial" w:cs="Arial"/>
                <w:iCs/>
                <w:color w:val="000000" w:themeColor="text1"/>
              </w:rPr>
              <w:t xml:space="preserve"> and impressive action from District.</w:t>
            </w:r>
          </w:p>
          <w:p w14:paraId="1BC7F47B" w14:textId="4F9989A2" w:rsidR="00AA3EE0" w:rsidRPr="005326BB" w:rsidRDefault="00AA3EE0" w:rsidP="003E0C24">
            <w:pPr>
              <w:ind w:left="720"/>
              <w:rPr>
                <w:rFonts w:ascii="Arial" w:hAnsi="Arial" w:cs="Arial"/>
                <w:color w:val="000000" w:themeColor="text1"/>
              </w:rPr>
            </w:pPr>
          </w:p>
        </w:tc>
      </w:tr>
      <w:tr w:rsidR="008712E7" w:rsidRPr="005326BB" w14:paraId="1AB41689"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E3B0ECF" w14:textId="7BDB28DC" w:rsidR="008712E7" w:rsidRPr="005326BB" w:rsidRDefault="008712E7">
            <w:pPr>
              <w:rPr>
                <w:rFonts w:ascii="Arial" w:hAnsi="Arial" w:cs="Arial"/>
                <w:i/>
                <w:iCs/>
                <w:color w:val="000000" w:themeColor="text1"/>
              </w:rPr>
            </w:pPr>
          </w:p>
        </w:tc>
      </w:tr>
    </w:tbl>
    <w:p w14:paraId="117F4E53" w14:textId="77777777" w:rsidR="00D34CFB" w:rsidRPr="005326BB" w:rsidRDefault="00D34CFB">
      <w:pPr>
        <w:rPr>
          <w:rFonts w:ascii="Arial" w:hAnsi="Arial" w:cs="Arial"/>
          <w:color w:val="000000" w:themeColor="text1"/>
        </w:rPr>
      </w:pPr>
    </w:p>
    <w:tbl>
      <w:tblPr>
        <w:tblW w:w="0" w:type="auto"/>
        <w:tblInd w:w="-5" w:type="dxa"/>
        <w:tblLayout w:type="fixed"/>
        <w:tblLook w:val="0000" w:firstRow="0" w:lastRow="0" w:firstColumn="0" w:lastColumn="0" w:noHBand="0" w:noVBand="0"/>
      </w:tblPr>
      <w:tblGrid>
        <w:gridCol w:w="9586"/>
      </w:tblGrid>
      <w:tr w:rsidR="005326BB" w:rsidRPr="005326B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5326BB" w:rsidRDefault="00D34CFB">
            <w:pPr>
              <w:rPr>
                <w:color w:val="000000" w:themeColor="text1"/>
              </w:rPr>
            </w:pPr>
            <w:r w:rsidRPr="005326BB">
              <w:rPr>
                <w:rFonts w:ascii="Arial" w:hAnsi="Arial" w:cs="Arial"/>
                <w:b/>
                <w:color w:val="000000" w:themeColor="text1"/>
              </w:rPr>
              <w:t>Miscellaneous Items</w:t>
            </w:r>
            <w:r w:rsidR="009466A8" w:rsidRPr="005326BB">
              <w:rPr>
                <w:rFonts w:ascii="Arial" w:hAnsi="Arial" w:cs="Arial"/>
                <w:b/>
                <w:color w:val="000000" w:themeColor="text1"/>
              </w:rPr>
              <w:t xml:space="preserve"> / AOB</w:t>
            </w:r>
            <w:r w:rsidRPr="005326BB">
              <w:rPr>
                <w:rFonts w:ascii="Arial" w:hAnsi="Arial" w:cs="Arial"/>
                <w:b/>
                <w:color w:val="000000" w:themeColor="text1"/>
              </w:rPr>
              <w:t>:</w:t>
            </w:r>
          </w:p>
        </w:tc>
      </w:tr>
      <w:tr w:rsidR="005326BB" w:rsidRPr="005326B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179E8D4" w14:textId="7DC86A89" w:rsidR="00D34CFB" w:rsidRDefault="003B7B75" w:rsidP="00AA6D3E">
            <w:pPr>
              <w:ind w:left="360"/>
              <w:rPr>
                <w:rFonts w:ascii="Arial" w:hAnsi="Arial" w:cs="Arial"/>
                <w:color w:val="000000" w:themeColor="text1"/>
              </w:rPr>
            </w:pPr>
            <w:r>
              <w:rPr>
                <w:rFonts w:ascii="Arial" w:hAnsi="Arial" w:cs="Arial"/>
                <w:noProof/>
                <w:color w:val="000000" w:themeColor="text1"/>
                <w:lang w:bidi="ne-NP"/>
              </w:rPr>
              <w:drawing>
                <wp:inline distT="0" distB="0" distL="0" distR="0" wp14:anchorId="4C58D207" wp14:editId="70E8C1BD">
                  <wp:extent cx="3630433" cy="2722824"/>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hwor.Neupane\Downloads\IMG_20190618_151144.jpg"/>
                          <pic:cNvPicPr>
                            <a:picLocks noChangeAspect="1" noChangeArrowheads="1"/>
                          </pic:cNvPicPr>
                        </pic:nvPicPr>
                        <pic:blipFill>
                          <a:blip r:embed="rId7" cstate="hqprint">
                            <a:extLst>
                              <a:ext uri="{28A0092B-C50C-407E-A947-70E740481C1C}">
                                <a14:useLocalDpi xmlns:a14="http://schemas.microsoft.com/office/drawing/2010/main" val="0"/>
                              </a:ext>
                            </a:extLst>
                          </a:blip>
                          <a:stretch>
                            <a:fillRect/>
                          </a:stretch>
                        </pic:blipFill>
                        <pic:spPr bwMode="auto">
                          <a:xfrm>
                            <a:off x="0" y="0"/>
                            <a:ext cx="3630433" cy="2722824"/>
                          </a:xfrm>
                          <a:prstGeom prst="rect">
                            <a:avLst/>
                          </a:prstGeom>
                          <a:noFill/>
                          <a:ln>
                            <a:noFill/>
                          </a:ln>
                        </pic:spPr>
                      </pic:pic>
                    </a:graphicData>
                  </a:graphic>
                </wp:inline>
              </w:drawing>
            </w:r>
          </w:p>
          <w:p w14:paraId="294C62F3" w14:textId="77777777" w:rsidR="004869EC" w:rsidRDefault="004869EC" w:rsidP="00AA6D3E">
            <w:pPr>
              <w:ind w:left="360"/>
              <w:rPr>
                <w:rFonts w:ascii="Arial" w:hAnsi="Arial" w:cs="Arial"/>
                <w:color w:val="000000" w:themeColor="text1"/>
              </w:rPr>
            </w:pPr>
          </w:p>
          <w:p w14:paraId="39AFEA19" w14:textId="134F3470" w:rsidR="004869EC" w:rsidRDefault="005378FB" w:rsidP="00AA6D3E">
            <w:pPr>
              <w:ind w:left="360"/>
              <w:rPr>
                <w:rFonts w:ascii="Arial" w:hAnsi="Arial" w:cs="Arial"/>
                <w:color w:val="000000" w:themeColor="text1"/>
              </w:rPr>
            </w:pPr>
            <w:r>
              <w:rPr>
                <w:rFonts w:ascii="Arial" w:hAnsi="Arial" w:cs="Arial"/>
                <w:color w:val="000000" w:themeColor="text1"/>
              </w:rPr>
              <w:t>Discussion</w:t>
            </w:r>
            <w:r w:rsidR="003B7B75">
              <w:rPr>
                <w:rFonts w:ascii="Arial" w:hAnsi="Arial" w:cs="Arial"/>
                <w:color w:val="000000" w:themeColor="text1"/>
              </w:rPr>
              <w:t xml:space="preserve"> and sharing with administration officer Mohan Prasad Niraula during meeting at Bhotekoshi Gaupalika.</w:t>
            </w:r>
          </w:p>
          <w:p w14:paraId="28DE9371" w14:textId="77777777" w:rsidR="004869EC" w:rsidRDefault="004869EC" w:rsidP="00AA6D3E">
            <w:pPr>
              <w:ind w:left="360"/>
              <w:rPr>
                <w:rFonts w:ascii="Arial" w:hAnsi="Arial" w:cs="Arial"/>
                <w:color w:val="000000" w:themeColor="text1"/>
              </w:rPr>
            </w:pPr>
          </w:p>
          <w:p w14:paraId="7372781B" w14:textId="77777777" w:rsidR="004869EC" w:rsidRDefault="004869EC" w:rsidP="00AA6D3E">
            <w:pPr>
              <w:ind w:left="360"/>
              <w:rPr>
                <w:rFonts w:ascii="Arial" w:hAnsi="Arial" w:cs="Arial"/>
                <w:color w:val="000000" w:themeColor="text1"/>
              </w:rPr>
            </w:pPr>
          </w:p>
          <w:p w14:paraId="4969D077" w14:textId="7DCB185C" w:rsidR="004869EC" w:rsidRPr="005326BB" w:rsidRDefault="004869EC" w:rsidP="00AA6D3E">
            <w:pPr>
              <w:ind w:left="360"/>
              <w:rPr>
                <w:rFonts w:ascii="Arial" w:hAnsi="Arial" w:cs="Arial"/>
                <w:color w:val="000000" w:themeColor="text1"/>
              </w:rPr>
            </w:pPr>
          </w:p>
        </w:tc>
      </w:tr>
    </w:tbl>
    <w:p w14:paraId="776B94D8" w14:textId="77777777" w:rsidR="00D34CFB" w:rsidRPr="005326BB" w:rsidRDefault="00D34CFB">
      <w:pPr>
        <w:rPr>
          <w:rFonts w:ascii="Arial" w:hAnsi="Arial" w:cs="Arial"/>
          <w:color w:val="000000" w:themeColor="text1"/>
        </w:rPr>
      </w:pPr>
    </w:p>
    <w:tbl>
      <w:tblPr>
        <w:tblW w:w="0" w:type="auto"/>
        <w:tblInd w:w="-5" w:type="dxa"/>
        <w:tblLayout w:type="fixed"/>
        <w:tblLook w:val="0000" w:firstRow="0" w:lastRow="0" w:firstColumn="0" w:lastColumn="0" w:noHBand="0" w:noVBand="0"/>
      </w:tblPr>
      <w:tblGrid>
        <w:gridCol w:w="9586"/>
      </w:tblGrid>
      <w:tr w:rsidR="005326BB" w:rsidRPr="005326BB"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5326BB" w:rsidRDefault="002D2CE4" w:rsidP="00D34CFB">
            <w:pPr>
              <w:rPr>
                <w:color w:val="000000" w:themeColor="text1"/>
              </w:rPr>
            </w:pPr>
            <w:r w:rsidRPr="005326BB">
              <w:rPr>
                <w:rFonts w:ascii="Arial" w:hAnsi="Arial" w:cs="Arial"/>
                <w:b/>
                <w:color w:val="000000" w:themeColor="text1"/>
              </w:rPr>
              <w:t>Decisions Made:</w:t>
            </w:r>
            <w:r w:rsidRPr="005326BB">
              <w:rPr>
                <w:rFonts w:ascii="Arial" w:hAnsi="Arial" w:cs="Arial"/>
                <w:color w:val="000000" w:themeColor="text1"/>
              </w:rPr>
              <w:t xml:space="preserve"> (What, Why, Impacts)</w:t>
            </w:r>
          </w:p>
        </w:tc>
      </w:tr>
      <w:tr w:rsidR="005326BB" w:rsidRPr="005326BB"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25E0EB76" w14:textId="77777777" w:rsidR="002D2CE4" w:rsidRDefault="00DB7178" w:rsidP="00AA6D3E">
            <w:pPr>
              <w:pStyle w:val="Header"/>
              <w:tabs>
                <w:tab w:val="clear" w:pos="4320"/>
                <w:tab w:val="clear" w:pos="8640"/>
              </w:tabs>
              <w:ind w:left="420"/>
              <w:jc w:val="both"/>
              <w:rPr>
                <w:rFonts w:ascii="Arial" w:hAnsi="Arial" w:cs="Arial"/>
                <w:iCs/>
                <w:color w:val="000000" w:themeColor="text1"/>
              </w:rPr>
            </w:pPr>
            <w:r w:rsidRPr="005326BB">
              <w:rPr>
                <w:rFonts w:ascii="Arial" w:hAnsi="Arial" w:cs="Arial"/>
                <w:iCs/>
                <w:color w:val="000000" w:themeColor="text1"/>
              </w:rPr>
              <w:t xml:space="preserve"> </w:t>
            </w:r>
          </w:p>
          <w:p w14:paraId="1B73145B"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4AC934A0" w14:textId="502D3435" w:rsidR="004869EC" w:rsidRDefault="003E0C24" w:rsidP="003E0C24">
            <w:pPr>
              <w:pStyle w:val="Header"/>
              <w:numPr>
                <w:ilvl w:val="0"/>
                <w:numId w:val="21"/>
              </w:numPr>
              <w:tabs>
                <w:tab w:val="clear" w:pos="4320"/>
                <w:tab w:val="clear" w:pos="8640"/>
              </w:tabs>
              <w:jc w:val="both"/>
              <w:rPr>
                <w:rFonts w:ascii="Arial" w:hAnsi="Arial" w:cs="Arial"/>
                <w:iCs/>
                <w:color w:val="000000" w:themeColor="text1"/>
              </w:rPr>
            </w:pPr>
            <w:r>
              <w:rPr>
                <w:rFonts w:ascii="Arial" w:hAnsi="Arial" w:cs="Arial"/>
                <w:iCs/>
                <w:color w:val="000000" w:themeColor="text1"/>
              </w:rPr>
              <w:t>Palika profile upload into palika website.</w:t>
            </w:r>
          </w:p>
          <w:p w14:paraId="7138C5B8" w14:textId="7802C321" w:rsidR="003E0C24" w:rsidRDefault="003E0C24" w:rsidP="003E0C24">
            <w:pPr>
              <w:pStyle w:val="Header"/>
              <w:numPr>
                <w:ilvl w:val="0"/>
                <w:numId w:val="21"/>
              </w:numPr>
              <w:tabs>
                <w:tab w:val="clear" w:pos="4320"/>
                <w:tab w:val="clear" w:pos="8640"/>
              </w:tabs>
              <w:jc w:val="both"/>
              <w:rPr>
                <w:rFonts w:ascii="Arial" w:hAnsi="Arial" w:cs="Arial"/>
                <w:iCs/>
                <w:color w:val="000000" w:themeColor="text1"/>
              </w:rPr>
            </w:pPr>
            <w:r>
              <w:rPr>
                <w:rFonts w:ascii="Arial" w:hAnsi="Arial" w:cs="Arial"/>
                <w:iCs/>
                <w:color w:val="000000" w:themeColor="text1"/>
              </w:rPr>
              <w:t>HRRP is Agree to send updated palika profile with the authentic latter from CLPUI or NRA.</w:t>
            </w:r>
          </w:p>
          <w:p w14:paraId="1D04C79F" w14:textId="2984055C" w:rsidR="003E0C24" w:rsidRDefault="003E0C24" w:rsidP="003E0C24">
            <w:pPr>
              <w:pStyle w:val="Header"/>
              <w:numPr>
                <w:ilvl w:val="0"/>
                <w:numId w:val="21"/>
              </w:numPr>
              <w:tabs>
                <w:tab w:val="clear" w:pos="4320"/>
                <w:tab w:val="clear" w:pos="8640"/>
              </w:tabs>
              <w:jc w:val="both"/>
              <w:rPr>
                <w:rFonts w:ascii="Arial" w:hAnsi="Arial" w:cs="Arial"/>
                <w:iCs/>
                <w:color w:val="000000" w:themeColor="text1"/>
              </w:rPr>
            </w:pPr>
            <w:r>
              <w:rPr>
                <w:rFonts w:ascii="Arial" w:hAnsi="Arial" w:cs="Arial"/>
                <w:iCs/>
                <w:color w:val="000000" w:themeColor="text1"/>
              </w:rPr>
              <w:t xml:space="preserve">GIMaLI will always share the tranche release updates and direct communicate with the palika. </w:t>
            </w:r>
          </w:p>
          <w:p w14:paraId="7C0C09E0"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6489137A"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68370BF9"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1C8A7BC3"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208E59F1"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55408DB0" w14:textId="07BAB3BF" w:rsidR="004869EC" w:rsidRPr="005326BB" w:rsidRDefault="004869EC" w:rsidP="00AA6D3E">
            <w:pPr>
              <w:pStyle w:val="Header"/>
              <w:tabs>
                <w:tab w:val="clear" w:pos="4320"/>
                <w:tab w:val="clear" w:pos="8640"/>
              </w:tabs>
              <w:ind w:left="420"/>
              <w:jc w:val="both"/>
              <w:rPr>
                <w:rFonts w:ascii="Arial" w:hAnsi="Arial" w:cs="Arial"/>
                <w:iCs/>
                <w:color w:val="000000" w:themeColor="text1"/>
              </w:rPr>
            </w:pPr>
          </w:p>
        </w:tc>
      </w:tr>
    </w:tbl>
    <w:p w14:paraId="16E15FDF" w14:textId="77777777" w:rsidR="002D2CE4" w:rsidRPr="005326BB" w:rsidRDefault="002D2CE4">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5760"/>
        <w:gridCol w:w="2424"/>
        <w:gridCol w:w="1402"/>
      </w:tblGrid>
      <w:tr w:rsidR="005326BB" w:rsidRPr="005326BB"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563077BB" w:rsidR="002D2CE4" w:rsidRPr="005326BB" w:rsidRDefault="002D2CE4" w:rsidP="00D34CFB">
            <w:pPr>
              <w:rPr>
                <w:rFonts w:ascii="Arial" w:hAnsi="Arial" w:cs="Arial"/>
                <w:b/>
                <w:color w:val="000000" w:themeColor="text1"/>
              </w:rPr>
            </w:pPr>
            <w:r w:rsidRPr="005326BB">
              <w:rPr>
                <w:rFonts w:ascii="Arial" w:hAnsi="Arial" w:cs="Arial"/>
                <w:b/>
                <w:color w:val="000000" w:themeColor="text1"/>
              </w:rPr>
              <w:t>Next Steps</w:t>
            </w:r>
            <w:r w:rsidR="00120641">
              <w:rPr>
                <w:rFonts w:ascii="Arial" w:hAnsi="Arial" w:cs="Arial"/>
                <w:b/>
                <w:color w:val="000000" w:themeColor="text1"/>
              </w:rPr>
              <w:t>/action points</w:t>
            </w:r>
            <w:r w:rsidRPr="005326BB">
              <w:rPr>
                <w:rFonts w:ascii="Arial" w:hAnsi="Arial" w:cs="Arial"/>
                <w:b/>
                <w:color w:val="000000" w:themeColor="text1"/>
              </w:rPr>
              <w:t>:</w:t>
            </w:r>
            <w:r w:rsidRPr="005326BB">
              <w:rPr>
                <w:rFonts w:ascii="Arial" w:hAnsi="Arial" w:cs="Arial"/>
                <w:color w:val="000000" w:themeColor="text1"/>
              </w:rPr>
              <w:t xml:space="preserve"> </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Pr="005326BB" w:rsidRDefault="007211E7" w:rsidP="00D34CFB">
            <w:pPr>
              <w:jc w:val="center"/>
              <w:rPr>
                <w:rFonts w:ascii="Arial" w:hAnsi="Arial" w:cs="Arial"/>
                <w:b/>
                <w:color w:val="000000" w:themeColor="text1"/>
              </w:rPr>
            </w:pPr>
            <w:r w:rsidRPr="005326BB">
              <w:rPr>
                <w:rFonts w:ascii="Arial" w:hAnsi="Arial" w:cs="Arial"/>
                <w:b/>
                <w:color w:val="000000" w:themeColor="text1"/>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5326BB" w:rsidRDefault="002D2CE4" w:rsidP="00D34CFB">
            <w:pPr>
              <w:jc w:val="center"/>
              <w:rPr>
                <w:color w:val="000000" w:themeColor="text1"/>
              </w:rPr>
            </w:pPr>
            <w:r w:rsidRPr="005326BB">
              <w:rPr>
                <w:rFonts w:ascii="Arial" w:hAnsi="Arial" w:cs="Arial"/>
                <w:b/>
                <w:color w:val="000000" w:themeColor="text1"/>
              </w:rPr>
              <w:t>Due Date</w:t>
            </w:r>
          </w:p>
        </w:tc>
      </w:tr>
      <w:tr w:rsidR="005326BB" w:rsidRPr="005326BB" w14:paraId="202AD526" w14:textId="77777777" w:rsidTr="007211E7">
        <w:tc>
          <w:tcPr>
            <w:tcW w:w="5760" w:type="dxa"/>
            <w:tcBorders>
              <w:top w:val="single" w:sz="4" w:space="0" w:color="000000"/>
              <w:left w:val="single" w:sz="4" w:space="0" w:color="000000"/>
              <w:bottom w:val="single" w:sz="4" w:space="0" w:color="000000"/>
            </w:tcBorders>
            <w:shd w:val="clear" w:color="auto" w:fill="auto"/>
          </w:tcPr>
          <w:p w14:paraId="00B9A181" w14:textId="14204AB1" w:rsidR="002D2CE4" w:rsidRPr="005326BB" w:rsidRDefault="003B7B75" w:rsidP="00D34CFB">
            <w:pPr>
              <w:rPr>
                <w:rFonts w:ascii="Arial" w:hAnsi="Arial" w:cs="Arial"/>
                <w:color w:val="000000" w:themeColor="text1"/>
              </w:rPr>
            </w:pPr>
            <w:r>
              <w:rPr>
                <w:rFonts w:ascii="Arial" w:hAnsi="Arial" w:cs="Arial"/>
                <w:i/>
                <w:iCs/>
                <w:color w:val="000000" w:themeColor="text1"/>
              </w:rPr>
              <w:t>Info pack, Palika profile sharing</w:t>
            </w:r>
          </w:p>
        </w:tc>
        <w:tc>
          <w:tcPr>
            <w:tcW w:w="2424" w:type="dxa"/>
            <w:tcBorders>
              <w:top w:val="single" w:sz="4" w:space="0" w:color="000000"/>
              <w:left w:val="single" w:sz="4" w:space="0" w:color="000000"/>
              <w:bottom w:val="single" w:sz="4" w:space="0" w:color="000000"/>
            </w:tcBorders>
            <w:shd w:val="clear" w:color="auto" w:fill="auto"/>
          </w:tcPr>
          <w:p w14:paraId="6C757347" w14:textId="5227E7D9" w:rsidR="002D2CE4" w:rsidRPr="005326BB" w:rsidRDefault="003B7B75" w:rsidP="00D34CFB">
            <w:pPr>
              <w:snapToGrid w:val="0"/>
              <w:ind w:left="60"/>
              <w:rPr>
                <w:rFonts w:ascii="Arial" w:hAnsi="Arial" w:cs="Arial"/>
                <w:color w:val="000000" w:themeColor="text1"/>
              </w:rPr>
            </w:pPr>
            <w:r>
              <w:rPr>
                <w:rFonts w:ascii="Arial" w:hAnsi="Arial" w:cs="Arial"/>
                <w:color w:val="000000" w:themeColor="text1"/>
              </w:rPr>
              <w:t>HRRP IM</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77777777" w:rsidR="002D2CE4" w:rsidRPr="005326BB" w:rsidRDefault="002D2CE4" w:rsidP="00D34CFB">
            <w:pPr>
              <w:snapToGrid w:val="0"/>
              <w:ind w:left="60"/>
              <w:rPr>
                <w:rFonts w:ascii="Arial" w:hAnsi="Arial" w:cs="Arial"/>
                <w:color w:val="000000" w:themeColor="text1"/>
              </w:rPr>
            </w:pPr>
          </w:p>
        </w:tc>
      </w:tr>
      <w:tr w:rsidR="005326BB" w:rsidRPr="005326BB"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44F2CF5A" w:rsidR="002D2CE4" w:rsidRPr="005326BB" w:rsidRDefault="003B7B75" w:rsidP="00D34CFB">
            <w:pPr>
              <w:rPr>
                <w:rFonts w:ascii="Arial" w:hAnsi="Arial" w:cs="Arial"/>
                <w:color w:val="000000" w:themeColor="text1"/>
              </w:rPr>
            </w:pPr>
            <w:r>
              <w:rPr>
                <w:rFonts w:ascii="Arial" w:hAnsi="Arial" w:cs="Arial"/>
                <w:i/>
                <w:iCs/>
                <w:color w:val="000000" w:themeColor="text1"/>
              </w:rPr>
              <w:t xml:space="preserve">Tranche </w:t>
            </w:r>
            <w:r w:rsidR="005378FB">
              <w:rPr>
                <w:rFonts w:ascii="Arial" w:hAnsi="Arial" w:cs="Arial"/>
                <w:i/>
                <w:iCs/>
                <w:color w:val="000000" w:themeColor="text1"/>
              </w:rPr>
              <w:t>updates</w:t>
            </w:r>
            <w:r>
              <w:rPr>
                <w:rFonts w:ascii="Arial" w:hAnsi="Arial" w:cs="Arial"/>
                <w:i/>
                <w:iCs/>
                <w:color w:val="000000" w:themeColor="text1"/>
              </w:rPr>
              <w:t xml:space="preserve"> and sharing</w:t>
            </w:r>
          </w:p>
        </w:tc>
        <w:tc>
          <w:tcPr>
            <w:tcW w:w="2424" w:type="dxa"/>
            <w:tcBorders>
              <w:top w:val="single" w:sz="4" w:space="0" w:color="000000"/>
              <w:left w:val="single" w:sz="4" w:space="0" w:color="000000"/>
              <w:bottom w:val="single" w:sz="4" w:space="0" w:color="000000"/>
            </w:tcBorders>
            <w:shd w:val="clear" w:color="auto" w:fill="auto"/>
          </w:tcPr>
          <w:p w14:paraId="7A8668B8" w14:textId="2CC91C76" w:rsidR="002D2CE4" w:rsidRPr="005326BB" w:rsidRDefault="003B7B75" w:rsidP="00D34CFB">
            <w:pPr>
              <w:snapToGrid w:val="0"/>
              <w:ind w:left="60"/>
              <w:rPr>
                <w:rFonts w:ascii="Arial" w:hAnsi="Arial" w:cs="Arial"/>
                <w:color w:val="000000" w:themeColor="text1"/>
              </w:rPr>
            </w:pPr>
            <w:r>
              <w:rPr>
                <w:rFonts w:ascii="Arial" w:hAnsi="Arial" w:cs="Arial"/>
                <w:color w:val="000000" w:themeColor="text1"/>
              </w:rPr>
              <w:t>GIMaLI office</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Pr="005326BB" w:rsidRDefault="002D2CE4" w:rsidP="00D34CFB">
            <w:pPr>
              <w:snapToGrid w:val="0"/>
              <w:ind w:left="60"/>
              <w:rPr>
                <w:rFonts w:ascii="Arial" w:hAnsi="Arial" w:cs="Arial"/>
                <w:color w:val="000000" w:themeColor="text1"/>
              </w:rPr>
            </w:pPr>
          </w:p>
        </w:tc>
      </w:tr>
    </w:tbl>
    <w:p w14:paraId="7D7CB799" w14:textId="101D24D5" w:rsidR="00D34CFB" w:rsidRDefault="00D34CFB">
      <w:pPr>
        <w:rPr>
          <w:color w:val="000000" w:themeColor="text1"/>
        </w:rPr>
      </w:pPr>
    </w:p>
    <w:p w14:paraId="491AAE49" w14:textId="1F9CF51F" w:rsidR="004869EC" w:rsidRDefault="004869EC">
      <w:pPr>
        <w:rPr>
          <w:color w:val="000000" w:themeColor="text1"/>
        </w:rPr>
      </w:pPr>
    </w:p>
    <w:p w14:paraId="53BE467D" w14:textId="77777777" w:rsidR="004869EC" w:rsidRPr="005326BB" w:rsidRDefault="004869EC">
      <w:pPr>
        <w:rPr>
          <w:color w:val="000000" w:themeColor="text1"/>
        </w:rPr>
      </w:pPr>
    </w:p>
    <w:tbl>
      <w:tblPr>
        <w:tblW w:w="5294" w:type="pct"/>
        <w:tblLook w:val="0000" w:firstRow="0" w:lastRow="0" w:firstColumn="0" w:lastColumn="0" w:noHBand="0" w:noVBand="0"/>
      </w:tblPr>
      <w:tblGrid>
        <w:gridCol w:w="1417"/>
        <w:gridCol w:w="943"/>
        <w:gridCol w:w="1439"/>
        <w:gridCol w:w="1361"/>
        <w:gridCol w:w="1390"/>
        <w:gridCol w:w="3350"/>
      </w:tblGrid>
      <w:tr w:rsidR="00120641" w:rsidRPr="005326BB" w14:paraId="16808DB9" w14:textId="37AB6529" w:rsidTr="00CA29A3">
        <w:trPr>
          <w:trHeight w:val="232"/>
          <w:tblHeader/>
        </w:trPr>
        <w:tc>
          <w:tcPr>
            <w:tcW w:w="716" w:type="pct"/>
            <w:tcBorders>
              <w:top w:val="single" w:sz="4" w:space="0" w:color="000000"/>
              <w:left w:val="single" w:sz="4" w:space="0" w:color="000000"/>
              <w:bottom w:val="single" w:sz="4" w:space="0" w:color="000000"/>
            </w:tcBorders>
            <w:shd w:val="clear" w:color="auto" w:fill="D9D9D9"/>
          </w:tcPr>
          <w:p w14:paraId="7070E5CC" w14:textId="77777777" w:rsidR="00120641" w:rsidRPr="005326BB" w:rsidRDefault="00120641" w:rsidP="007C7017">
            <w:pPr>
              <w:rPr>
                <w:rFonts w:ascii="Arial" w:hAnsi="Arial" w:cs="Arial"/>
                <w:b/>
                <w:color w:val="000000" w:themeColor="text1"/>
              </w:rPr>
            </w:pPr>
            <w:r w:rsidRPr="005326BB">
              <w:rPr>
                <w:rFonts w:ascii="Arial" w:hAnsi="Arial" w:cs="Arial"/>
                <w:b/>
                <w:color w:val="000000" w:themeColor="text1"/>
              </w:rPr>
              <w:t>Attendees</w:t>
            </w:r>
          </w:p>
        </w:tc>
        <w:tc>
          <w:tcPr>
            <w:tcW w:w="476" w:type="pct"/>
            <w:tcBorders>
              <w:top w:val="single" w:sz="4" w:space="0" w:color="000000"/>
              <w:left w:val="single" w:sz="4" w:space="0" w:color="000000"/>
              <w:bottom w:val="single" w:sz="4" w:space="0" w:color="000000"/>
              <w:right w:val="single" w:sz="4" w:space="0" w:color="000000"/>
            </w:tcBorders>
            <w:shd w:val="clear" w:color="auto" w:fill="D9D9D9"/>
          </w:tcPr>
          <w:p w14:paraId="19EB41D7" w14:textId="39A2CAF0" w:rsidR="00120641" w:rsidRPr="005326BB" w:rsidRDefault="00120641" w:rsidP="007C7017">
            <w:pPr>
              <w:jc w:val="center"/>
              <w:rPr>
                <w:rFonts w:ascii="Arial" w:hAnsi="Arial" w:cs="Arial"/>
                <w:b/>
                <w:color w:val="000000" w:themeColor="text1"/>
              </w:rPr>
            </w:pPr>
            <w:r>
              <w:rPr>
                <w:rFonts w:ascii="Arial" w:hAnsi="Arial" w:cs="Arial"/>
                <w:b/>
                <w:color w:val="000000" w:themeColor="text1"/>
              </w:rPr>
              <w:t>Gender</w:t>
            </w:r>
          </w:p>
        </w:tc>
        <w:tc>
          <w:tcPr>
            <w:tcW w:w="727" w:type="pct"/>
            <w:tcBorders>
              <w:top w:val="single" w:sz="4" w:space="0" w:color="000000"/>
              <w:left w:val="single" w:sz="4" w:space="0" w:color="000000"/>
              <w:bottom w:val="single" w:sz="4" w:space="0" w:color="000000"/>
            </w:tcBorders>
            <w:shd w:val="clear" w:color="auto" w:fill="D9D9D9"/>
          </w:tcPr>
          <w:p w14:paraId="362CBCF2" w14:textId="6F047AE3" w:rsidR="00120641" w:rsidRPr="005326BB" w:rsidRDefault="00120641" w:rsidP="007C7017">
            <w:pPr>
              <w:jc w:val="center"/>
              <w:rPr>
                <w:rFonts w:ascii="Arial" w:hAnsi="Arial" w:cs="Arial"/>
                <w:b/>
                <w:color w:val="000000" w:themeColor="text1"/>
              </w:rPr>
            </w:pPr>
            <w:r w:rsidRPr="005326BB">
              <w:rPr>
                <w:rFonts w:ascii="Arial" w:hAnsi="Arial" w:cs="Arial"/>
                <w:b/>
                <w:color w:val="000000" w:themeColor="text1"/>
              </w:rPr>
              <w:t>Organization</w:t>
            </w:r>
          </w:p>
        </w:tc>
        <w:tc>
          <w:tcPr>
            <w:tcW w:w="687" w:type="pct"/>
            <w:tcBorders>
              <w:top w:val="single" w:sz="4" w:space="0" w:color="000000"/>
              <w:left w:val="single" w:sz="4" w:space="0" w:color="000000"/>
              <w:bottom w:val="single" w:sz="4" w:space="0" w:color="000000"/>
            </w:tcBorders>
            <w:shd w:val="clear" w:color="auto" w:fill="D9D9D9"/>
          </w:tcPr>
          <w:p w14:paraId="156C2367" w14:textId="4BB5DEE8" w:rsidR="00120641" w:rsidRPr="005326BB" w:rsidRDefault="00120641" w:rsidP="007C7017">
            <w:pPr>
              <w:jc w:val="center"/>
              <w:rPr>
                <w:rFonts w:ascii="Arial" w:hAnsi="Arial" w:cs="Arial"/>
                <w:b/>
                <w:color w:val="000000" w:themeColor="text1"/>
              </w:rPr>
            </w:pPr>
            <w:r>
              <w:rPr>
                <w:rFonts w:ascii="Arial" w:hAnsi="Arial" w:cs="Arial"/>
                <w:b/>
                <w:color w:val="000000" w:themeColor="text1"/>
              </w:rPr>
              <w:t>Designation</w:t>
            </w:r>
          </w:p>
        </w:tc>
        <w:tc>
          <w:tcPr>
            <w:tcW w:w="702"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37716CEA" w:rsidR="00120641" w:rsidRPr="005326BB" w:rsidRDefault="00120641" w:rsidP="007C7017">
            <w:pPr>
              <w:jc w:val="center"/>
              <w:rPr>
                <w:color w:val="000000" w:themeColor="text1"/>
              </w:rPr>
            </w:pPr>
            <w:r w:rsidRPr="005326BB">
              <w:rPr>
                <w:rFonts w:ascii="Arial" w:hAnsi="Arial" w:cs="Arial"/>
                <w:b/>
                <w:color w:val="000000" w:themeColor="text1"/>
              </w:rPr>
              <w:t>Phone No.</w:t>
            </w:r>
          </w:p>
        </w:tc>
        <w:tc>
          <w:tcPr>
            <w:tcW w:w="1692"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120641" w:rsidRPr="005326BB" w:rsidRDefault="00120641" w:rsidP="007C7017">
            <w:pPr>
              <w:jc w:val="center"/>
              <w:rPr>
                <w:rFonts w:ascii="Arial" w:hAnsi="Arial" w:cs="Arial"/>
                <w:b/>
                <w:color w:val="000000" w:themeColor="text1"/>
              </w:rPr>
            </w:pPr>
            <w:r w:rsidRPr="005326BB">
              <w:rPr>
                <w:rFonts w:ascii="Arial" w:hAnsi="Arial" w:cs="Arial"/>
                <w:b/>
                <w:color w:val="000000" w:themeColor="text1"/>
              </w:rPr>
              <w:t>Email</w:t>
            </w:r>
          </w:p>
        </w:tc>
      </w:tr>
      <w:tr w:rsidR="00120641" w:rsidRPr="005326BB" w14:paraId="46F47426" w14:textId="592F1BC6" w:rsidTr="00CA29A3">
        <w:trPr>
          <w:trHeight w:val="263"/>
        </w:trPr>
        <w:tc>
          <w:tcPr>
            <w:tcW w:w="716" w:type="pct"/>
            <w:tcBorders>
              <w:top w:val="single" w:sz="4" w:space="0" w:color="000000"/>
              <w:left w:val="single" w:sz="4" w:space="0" w:color="000000"/>
              <w:bottom w:val="single" w:sz="4" w:space="0" w:color="000000"/>
            </w:tcBorders>
            <w:shd w:val="clear" w:color="auto" w:fill="auto"/>
          </w:tcPr>
          <w:p w14:paraId="5CC9BEDB" w14:textId="2DE8BA63" w:rsidR="00120641" w:rsidRPr="005326BB" w:rsidRDefault="00093208" w:rsidP="00252514">
            <w:pPr>
              <w:rPr>
                <w:rFonts w:ascii="Arial" w:hAnsi="Arial" w:cs="Arial"/>
                <w:color w:val="000000" w:themeColor="text1"/>
                <w:sz w:val="22"/>
                <w:szCs w:val="22"/>
              </w:rPr>
            </w:pPr>
            <w:r>
              <w:rPr>
                <w:rFonts w:ascii="Arial" w:hAnsi="Arial" w:cs="Arial"/>
                <w:color w:val="000000" w:themeColor="text1"/>
                <w:sz w:val="22"/>
                <w:szCs w:val="22"/>
              </w:rPr>
              <w:t>Mohan Prasad Niraula</w:t>
            </w:r>
          </w:p>
        </w:tc>
        <w:tc>
          <w:tcPr>
            <w:tcW w:w="476" w:type="pct"/>
            <w:tcBorders>
              <w:top w:val="single" w:sz="4" w:space="0" w:color="000000"/>
              <w:left w:val="single" w:sz="4" w:space="0" w:color="000000"/>
              <w:bottom w:val="single" w:sz="4" w:space="0" w:color="000000"/>
              <w:right w:val="single" w:sz="4" w:space="0" w:color="000000"/>
            </w:tcBorders>
          </w:tcPr>
          <w:p w14:paraId="2EB8BA67" w14:textId="095F4674"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42ABD0CB" w14:textId="5C755AE1"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Bhotekoshi Gaupalika</w:t>
            </w:r>
          </w:p>
        </w:tc>
        <w:tc>
          <w:tcPr>
            <w:tcW w:w="687" w:type="pct"/>
            <w:tcBorders>
              <w:top w:val="single" w:sz="4" w:space="0" w:color="000000"/>
              <w:left w:val="single" w:sz="4" w:space="0" w:color="000000"/>
              <w:bottom w:val="single" w:sz="4" w:space="0" w:color="000000"/>
            </w:tcBorders>
          </w:tcPr>
          <w:p w14:paraId="68AD3B48" w14:textId="4777741F" w:rsidR="00120641" w:rsidRPr="005326BB" w:rsidRDefault="00CA29A3" w:rsidP="00252514">
            <w:pPr>
              <w:snapToGrid w:val="0"/>
              <w:ind w:left="60"/>
              <w:rPr>
                <w:rFonts w:ascii="Arial" w:hAnsi="Arial" w:cs="Arial"/>
                <w:color w:val="000000" w:themeColor="text1"/>
              </w:rPr>
            </w:pPr>
            <w:r>
              <w:rPr>
                <w:rFonts w:ascii="Arial" w:hAnsi="Arial" w:cs="Arial"/>
                <w:color w:val="000000" w:themeColor="text1"/>
              </w:rPr>
              <w:t xml:space="preserve">Chief </w:t>
            </w:r>
            <w:r w:rsidR="00093208">
              <w:rPr>
                <w:rFonts w:ascii="Arial" w:hAnsi="Arial" w:cs="Arial"/>
                <w:color w:val="000000" w:themeColor="text1"/>
              </w:rPr>
              <w:t>Admin Officer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475D18A" w14:textId="54E7F64A"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9851147221</w:t>
            </w:r>
          </w:p>
        </w:tc>
        <w:tc>
          <w:tcPr>
            <w:tcW w:w="1692" w:type="pct"/>
            <w:tcBorders>
              <w:top w:val="single" w:sz="4" w:space="0" w:color="000000"/>
              <w:left w:val="single" w:sz="4" w:space="0" w:color="000000"/>
              <w:bottom w:val="single" w:sz="4" w:space="0" w:color="000000"/>
              <w:right w:val="single" w:sz="4" w:space="0" w:color="000000"/>
            </w:tcBorders>
          </w:tcPr>
          <w:p w14:paraId="7F4969AC" w14:textId="74F4251A"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mniraula.info@gmail.com</w:t>
            </w:r>
          </w:p>
        </w:tc>
      </w:tr>
      <w:tr w:rsidR="00120641" w:rsidRPr="005326BB" w14:paraId="13AEBC01" w14:textId="3E67D728"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2B18A78E" w14:textId="4179CDF3" w:rsidR="00120641" w:rsidRPr="005326BB" w:rsidRDefault="00093208" w:rsidP="00252514">
            <w:pPr>
              <w:rPr>
                <w:rFonts w:ascii="Arial" w:hAnsi="Arial" w:cs="Arial"/>
                <w:color w:val="000000" w:themeColor="text1"/>
                <w:sz w:val="22"/>
                <w:szCs w:val="22"/>
              </w:rPr>
            </w:pPr>
            <w:r>
              <w:rPr>
                <w:rFonts w:ascii="Arial" w:hAnsi="Arial" w:cs="Arial"/>
                <w:color w:val="000000" w:themeColor="text1"/>
                <w:sz w:val="22"/>
                <w:szCs w:val="22"/>
              </w:rPr>
              <w:t>Sabin Prajapati</w:t>
            </w:r>
          </w:p>
        </w:tc>
        <w:tc>
          <w:tcPr>
            <w:tcW w:w="476" w:type="pct"/>
            <w:tcBorders>
              <w:top w:val="single" w:sz="4" w:space="0" w:color="000000"/>
              <w:left w:val="single" w:sz="4" w:space="0" w:color="000000"/>
              <w:bottom w:val="single" w:sz="4" w:space="0" w:color="000000"/>
              <w:right w:val="single" w:sz="4" w:space="0" w:color="000000"/>
            </w:tcBorders>
          </w:tcPr>
          <w:p w14:paraId="7CD74CEC" w14:textId="13D8FEAA"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6BE0AC94" w14:textId="17918EFC"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Bhotekoshi Gaupalika</w:t>
            </w:r>
          </w:p>
        </w:tc>
        <w:tc>
          <w:tcPr>
            <w:tcW w:w="687" w:type="pct"/>
            <w:tcBorders>
              <w:top w:val="single" w:sz="4" w:space="0" w:color="000000"/>
              <w:left w:val="single" w:sz="4" w:space="0" w:color="000000"/>
              <w:bottom w:val="single" w:sz="4" w:space="0" w:color="000000"/>
            </w:tcBorders>
          </w:tcPr>
          <w:p w14:paraId="0FFD81C2" w14:textId="53C512B0"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IT officer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25499A3C" w14:textId="11AEA977"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9841313152</w:t>
            </w:r>
          </w:p>
        </w:tc>
        <w:tc>
          <w:tcPr>
            <w:tcW w:w="1692" w:type="pct"/>
            <w:tcBorders>
              <w:top w:val="single" w:sz="4" w:space="0" w:color="000000"/>
              <w:left w:val="single" w:sz="4" w:space="0" w:color="000000"/>
              <w:bottom w:val="single" w:sz="4" w:space="0" w:color="000000"/>
              <w:right w:val="single" w:sz="4" w:space="0" w:color="000000"/>
            </w:tcBorders>
          </w:tcPr>
          <w:p w14:paraId="30B5F41F" w14:textId="3D450C6B" w:rsidR="00120641" w:rsidRPr="005326BB" w:rsidRDefault="00093208" w:rsidP="00252514">
            <w:pPr>
              <w:snapToGrid w:val="0"/>
              <w:ind w:left="60"/>
              <w:rPr>
                <w:rFonts w:ascii="Arial" w:hAnsi="Arial" w:cs="Arial"/>
                <w:color w:val="000000" w:themeColor="text1"/>
              </w:rPr>
            </w:pPr>
            <w:r w:rsidRPr="00093208">
              <w:rPr>
                <w:rFonts w:ascii="Arial" w:hAnsi="Arial" w:cs="Arial"/>
                <w:color w:val="000000" w:themeColor="text1"/>
              </w:rPr>
              <w:t>ito.bhotekoshimun@gmail.com</w:t>
            </w:r>
          </w:p>
        </w:tc>
      </w:tr>
      <w:tr w:rsidR="00CA29A3" w:rsidRPr="005326BB" w14:paraId="1CAE649E" w14:textId="4F6313E4" w:rsidTr="00CA29A3">
        <w:trPr>
          <w:trHeight w:val="263"/>
        </w:trPr>
        <w:tc>
          <w:tcPr>
            <w:tcW w:w="716" w:type="pct"/>
            <w:tcBorders>
              <w:top w:val="single" w:sz="4" w:space="0" w:color="000000"/>
              <w:left w:val="single" w:sz="4" w:space="0" w:color="000000"/>
              <w:bottom w:val="single" w:sz="4" w:space="0" w:color="000000"/>
            </w:tcBorders>
            <w:shd w:val="clear" w:color="auto" w:fill="auto"/>
          </w:tcPr>
          <w:p w14:paraId="316F1B6D" w14:textId="46610485" w:rsidR="00CA29A3" w:rsidRPr="005326BB" w:rsidRDefault="00CA29A3" w:rsidP="00CA29A3">
            <w:pPr>
              <w:rPr>
                <w:rFonts w:ascii="Arial" w:hAnsi="Arial" w:cs="Arial"/>
                <w:color w:val="000000" w:themeColor="text1"/>
                <w:sz w:val="22"/>
                <w:szCs w:val="22"/>
              </w:rPr>
            </w:pPr>
            <w:r>
              <w:rPr>
                <w:rFonts w:ascii="Arial" w:hAnsi="Arial" w:cs="Arial"/>
                <w:color w:val="000000" w:themeColor="text1"/>
                <w:sz w:val="22"/>
                <w:szCs w:val="22"/>
              </w:rPr>
              <w:t>Tej Prasad Dhakal</w:t>
            </w:r>
          </w:p>
        </w:tc>
        <w:tc>
          <w:tcPr>
            <w:tcW w:w="476" w:type="pct"/>
            <w:tcBorders>
              <w:top w:val="single" w:sz="4" w:space="0" w:color="000000"/>
              <w:left w:val="single" w:sz="4" w:space="0" w:color="000000"/>
              <w:bottom w:val="single" w:sz="4" w:space="0" w:color="000000"/>
              <w:right w:val="single" w:sz="4" w:space="0" w:color="000000"/>
            </w:tcBorders>
          </w:tcPr>
          <w:p w14:paraId="54F3C6BA" w14:textId="3F796671"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0E7BECC2" w14:textId="0E4B507A"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Bhotekoshi Gaupalika</w:t>
            </w:r>
          </w:p>
        </w:tc>
        <w:tc>
          <w:tcPr>
            <w:tcW w:w="687" w:type="pct"/>
            <w:tcBorders>
              <w:top w:val="single" w:sz="4" w:space="0" w:color="000000"/>
              <w:left w:val="single" w:sz="4" w:space="0" w:color="000000"/>
              <w:bottom w:val="single" w:sz="4" w:space="0" w:color="000000"/>
            </w:tcBorders>
          </w:tcPr>
          <w:p w14:paraId="2341EC89" w14:textId="71DF8577"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Admin officer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43367EE1" w14:textId="30D93F4F"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9841175586</w:t>
            </w:r>
          </w:p>
        </w:tc>
        <w:tc>
          <w:tcPr>
            <w:tcW w:w="1692" w:type="pct"/>
            <w:tcBorders>
              <w:top w:val="single" w:sz="4" w:space="0" w:color="000000"/>
              <w:left w:val="single" w:sz="4" w:space="0" w:color="000000"/>
              <w:bottom w:val="single" w:sz="4" w:space="0" w:color="000000"/>
              <w:right w:val="single" w:sz="4" w:space="0" w:color="000000"/>
            </w:tcBorders>
          </w:tcPr>
          <w:p w14:paraId="26FEE85F" w14:textId="4381D071" w:rsidR="00CA29A3" w:rsidRPr="005326BB" w:rsidRDefault="003261F9" w:rsidP="00CA29A3">
            <w:pPr>
              <w:snapToGrid w:val="0"/>
              <w:ind w:left="60"/>
              <w:rPr>
                <w:rFonts w:ascii="Arial" w:hAnsi="Arial" w:cs="Arial"/>
                <w:color w:val="000000" w:themeColor="text1"/>
              </w:rPr>
            </w:pPr>
            <w:hyperlink r:id="rId8" w:history="1">
              <w:r w:rsidR="00CA29A3" w:rsidRPr="000B70AE">
                <w:rPr>
                  <w:rStyle w:val="Hyperlink"/>
                  <w:rFonts w:ascii="Arial" w:hAnsi="Arial" w:cs="Arial"/>
                  <w:sz w:val="20"/>
                </w:rPr>
                <w:t>tejprasaddhakal@gmail.com</w:t>
              </w:r>
            </w:hyperlink>
          </w:p>
        </w:tc>
      </w:tr>
      <w:tr w:rsidR="00CA29A3" w:rsidRPr="005326BB" w14:paraId="1F3274BE"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576EEF2E" w14:textId="7FFBB66B" w:rsidR="00CA29A3" w:rsidRDefault="00CA29A3" w:rsidP="00CA29A3">
            <w:pPr>
              <w:rPr>
                <w:rFonts w:ascii="Arial" w:hAnsi="Arial" w:cs="Arial"/>
                <w:color w:val="000000" w:themeColor="text1"/>
                <w:sz w:val="22"/>
                <w:szCs w:val="22"/>
              </w:rPr>
            </w:pPr>
            <w:r>
              <w:rPr>
                <w:rFonts w:ascii="Arial" w:hAnsi="Arial" w:cs="Arial"/>
                <w:color w:val="000000" w:themeColor="text1"/>
                <w:sz w:val="22"/>
                <w:szCs w:val="22"/>
              </w:rPr>
              <w:t>Bhupendra Bahadur Sah</w:t>
            </w:r>
          </w:p>
        </w:tc>
        <w:tc>
          <w:tcPr>
            <w:tcW w:w="476" w:type="pct"/>
            <w:tcBorders>
              <w:top w:val="single" w:sz="4" w:space="0" w:color="000000"/>
              <w:left w:val="single" w:sz="4" w:space="0" w:color="000000"/>
              <w:bottom w:val="single" w:sz="4" w:space="0" w:color="000000"/>
              <w:right w:val="single" w:sz="4" w:space="0" w:color="000000"/>
            </w:tcBorders>
          </w:tcPr>
          <w:p w14:paraId="55DA9632" w14:textId="6CDFB1E3" w:rsidR="00CA29A3" w:rsidRDefault="00CA29A3" w:rsidP="00CA29A3">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3DC0D7E0" w14:textId="23288CD8" w:rsidR="00CA29A3" w:rsidRDefault="00CA29A3" w:rsidP="00CA29A3">
            <w:pPr>
              <w:snapToGrid w:val="0"/>
              <w:ind w:left="60"/>
              <w:rPr>
                <w:rFonts w:ascii="Arial" w:hAnsi="Arial" w:cs="Arial"/>
                <w:color w:val="000000" w:themeColor="text1"/>
              </w:rPr>
            </w:pPr>
            <w:r>
              <w:rPr>
                <w:rFonts w:ascii="Arial" w:hAnsi="Arial" w:cs="Arial"/>
                <w:color w:val="000000" w:themeColor="text1"/>
              </w:rPr>
              <w:t>Bhotekoshi Gaupalika</w:t>
            </w:r>
          </w:p>
        </w:tc>
        <w:tc>
          <w:tcPr>
            <w:tcW w:w="687" w:type="pct"/>
            <w:tcBorders>
              <w:top w:val="single" w:sz="4" w:space="0" w:color="000000"/>
              <w:left w:val="single" w:sz="4" w:space="0" w:color="000000"/>
              <w:bottom w:val="single" w:sz="4" w:space="0" w:color="000000"/>
            </w:tcBorders>
          </w:tcPr>
          <w:p w14:paraId="2A2692CE" w14:textId="01F3728D" w:rsidR="00CA29A3" w:rsidRDefault="00CA29A3" w:rsidP="00CA29A3">
            <w:pPr>
              <w:snapToGrid w:val="0"/>
              <w:ind w:left="60"/>
              <w:rPr>
                <w:rFonts w:ascii="Arial" w:hAnsi="Arial" w:cs="Arial"/>
                <w:color w:val="000000" w:themeColor="text1"/>
              </w:rPr>
            </w:pPr>
            <w:r>
              <w:rPr>
                <w:rFonts w:ascii="Arial" w:hAnsi="Arial" w:cs="Arial"/>
                <w:color w:val="000000" w:themeColor="text1"/>
              </w:rPr>
              <w:t>HA</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24DAA7ED" w14:textId="10B04F4E" w:rsidR="00CA29A3" w:rsidRPr="00081DA8" w:rsidRDefault="00CA29A3" w:rsidP="00CA29A3">
            <w:pPr>
              <w:snapToGrid w:val="0"/>
              <w:ind w:left="60"/>
              <w:rPr>
                <w:rFonts w:ascii="Arial" w:hAnsi="Arial" w:cs="Arial"/>
              </w:rPr>
            </w:pPr>
            <w:r>
              <w:rPr>
                <w:rFonts w:ascii="Arial" w:hAnsi="Arial" w:cs="Arial"/>
              </w:rPr>
              <w:t>9848956843</w:t>
            </w:r>
          </w:p>
        </w:tc>
        <w:tc>
          <w:tcPr>
            <w:tcW w:w="1692" w:type="pct"/>
            <w:tcBorders>
              <w:top w:val="single" w:sz="4" w:space="0" w:color="000000"/>
              <w:left w:val="single" w:sz="4" w:space="0" w:color="000000"/>
              <w:bottom w:val="single" w:sz="4" w:space="0" w:color="000000"/>
              <w:right w:val="single" w:sz="4" w:space="0" w:color="000000"/>
            </w:tcBorders>
          </w:tcPr>
          <w:p w14:paraId="736906B0" w14:textId="77777777" w:rsidR="00CA29A3" w:rsidRPr="00081DA8" w:rsidRDefault="00CA29A3" w:rsidP="00CA29A3">
            <w:pPr>
              <w:snapToGrid w:val="0"/>
              <w:ind w:left="60"/>
              <w:rPr>
                <w:rFonts w:ascii="Arial" w:hAnsi="Arial" w:cs="Arial"/>
              </w:rPr>
            </w:pPr>
          </w:p>
        </w:tc>
      </w:tr>
      <w:tr w:rsidR="00CA29A3" w:rsidRPr="005326BB" w14:paraId="5CFF77F2"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6DB55897" w14:textId="6575E022" w:rsidR="00CA29A3" w:rsidRDefault="00CA29A3" w:rsidP="00CA29A3">
            <w:pPr>
              <w:rPr>
                <w:rFonts w:ascii="Arial" w:hAnsi="Arial" w:cs="Arial"/>
                <w:color w:val="000000" w:themeColor="text1"/>
                <w:sz w:val="22"/>
                <w:szCs w:val="22"/>
              </w:rPr>
            </w:pPr>
            <w:r>
              <w:rPr>
                <w:rFonts w:ascii="Arial" w:hAnsi="Arial" w:cs="Arial"/>
                <w:color w:val="000000" w:themeColor="text1"/>
                <w:sz w:val="22"/>
                <w:szCs w:val="22"/>
              </w:rPr>
              <w:t>Sunita Shrestha</w:t>
            </w:r>
          </w:p>
        </w:tc>
        <w:tc>
          <w:tcPr>
            <w:tcW w:w="476" w:type="pct"/>
            <w:tcBorders>
              <w:top w:val="single" w:sz="4" w:space="0" w:color="000000"/>
              <w:left w:val="single" w:sz="4" w:space="0" w:color="000000"/>
              <w:bottom w:val="single" w:sz="4" w:space="0" w:color="000000"/>
              <w:right w:val="single" w:sz="4" w:space="0" w:color="000000"/>
            </w:tcBorders>
          </w:tcPr>
          <w:p w14:paraId="61148234" w14:textId="5265FF70" w:rsidR="00CA29A3" w:rsidRDefault="00CA29A3" w:rsidP="00CA29A3">
            <w:pPr>
              <w:snapToGrid w:val="0"/>
              <w:ind w:left="60"/>
              <w:rPr>
                <w:rFonts w:ascii="Arial" w:hAnsi="Arial" w:cs="Arial"/>
                <w:color w:val="000000" w:themeColor="text1"/>
              </w:rPr>
            </w:pPr>
            <w:r>
              <w:rPr>
                <w:rFonts w:ascii="Arial" w:hAnsi="Arial" w:cs="Arial"/>
                <w:color w:val="000000" w:themeColor="text1"/>
              </w:rPr>
              <w:t>Female</w:t>
            </w:r>
          </w:p>
        </w:tc>
        <w:tc>
          <w:tcPr>
            <w:tcW w:w="727" w:type="pct"/>
            <w:tcBorders>
              <w:top w:val="single" w:sz="4" w:space="0" w:color="000000"/>
              <w:left w:val="single" w:sz="4" w:space="0" w:color="000000"/>
              <w:bottom w:val="single" w:sz="4" w:space="0" w:color="000000"/>
            </w:tcBorders>
            <w:shd w:val="clear" w:color="auto" w:fill="auto"/>
          </w:tcPr>
          <w:p w14:paraId="6AD3EDB7" w14:textId="53A769D4" w:rsidR="00CA29A3" w:rsidRDefault="00CA29A3" w:rsidP="00CA29A3">
            <w:pPr>
              <w:snapToGrid w:val="0"/>
              <w:ind w:left="60"/>
              <w:rPr>
                <w:rFonts w:ascii="Arial" w:hAnsi="Arial" w:cs="Arial"/>
                <w:color w:val="000000" w:themeColor="text1"/>
              </w:rPr>
            </w:pPr>
            <w:r>
              <w:rPr>
                <w:rFonts w:ascii="Arial" w:hAnsi="Arial" w:cs="Arial"/>
                <w:color w:val="000000" w:themeColor="text1"/>
              </w:rPr>
              <w:t>DLPIU Building</w:t>
            </w:r>
          </w:p>
        </w:tc>
        <w:tc>
          <w:tcPr>
            <w:tcW w:w="687" w:type="pct"/>
            <w:tcBorders>
              <w:top w:val="single" w:sz="4" w:space="0" w:color="000000"/>
              <w:left w:val="single" w:sz="4" w:space="0" w:color="000000"/>
              <w:bottom w:val="single" w:sz="4" w:space="0" w:color="000000"/>
            </w:tcBorders>
          </w:tcPr>
          <w:p w14:paraId="5F5363BD" w14:textId="78BC20E9" w:rsidR="00CA29A3" w:rsidRDefault="00CA29A3" w:rsidP="00CA29A3">
            <w:pPr>
              <w:snapToGrid w:val="0"/>
              <w:ind w:left="60"/>
              <w:rPr>
                <w:rFonts w:ascii="Arial" w:hAnsi="Arial" w:cs="Arial"/>
                <w:color w:val="000000" w:themeColor="text1"/>
              </w:rPr>
            </w:pPr>
            <w:r>
              <w:rPr>
                <w:rFonts w:ascii="Arial" w:hAnsi="Arial" w:cs="Arial"/>
                <w:color w:val="000000" w:themeColor="text1"/>
              </w:rPr>
              <w:t>Engineer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1D2636FC" w14:textId="63FD8441" w:rsidR="00CA29A3" w:rsidRPr="00081DA8" w:rsidRDefault="00CA29A3" w:rsidP="00CA29A3">
            <w:pPr>
              <w:snapToGrid w:val="0"/>
              <w:ind w:left="60"/>
              <w:rPr>
                <w:rFonts w:ascii="Arial" w:hAnsi="Arial" w:cs="Arial"/>
              </w:rPr>
            </w:pPr>
            <w:r>
              <w:rPr>
                <w:rFonts w:ascii="Arial" w:hAnsi="Arial" w:cs="Arial"/>
              </w:rPr>
              <w:t>9849051726</w:t>
            </w:r>
          </w:p>
        </w:tc>
        <w:tc>
          <w:tcPr>
            <w:tcW w:w="1692" w:type="pct"/>
            <w:tcBorders>
              <w:top w:val="single" w:sz="4" w:space="0" w:color="000000"/>
              <w:left w:val="single" w:sz="4" w:space="0" w:color="000000"/>
              <w:bottom w:val="single" w:sz="4" w:space="0" w:color="000000"/>
              <w:right w:val="single" w:sz="4" w:space="0" w:color="000000"/>
            </w:tcBorders>
          </w:tcPr>
          <w:p w14:paraId="5E18158C" w14:textId="68DA4D53" w:rsidR="00CA29A3" w:rsidRPr="00081DA8" w:rsidRDefault="003261F9" w:rsidP="00CA29A3">
            <w:pPr>
              <w:snapToGrid w:val="0"/>
              <w:ind w:left="60"/>
              <w:rPr>
                <w:rFonts w:ascii="Arial" w:hAnsi="Arial" w:cs="Arial"/>
              </w:rPr>
            </w:pPr>
            <w:hyperlink r:id="rId9" w:history="1">
              <w:r w:rsidR="00CA29A3" w:rsidRPr="000B70AE">
                <w:rPr>
                  <w:rStyle w:val="Hyperlink"/>
                  <w:rFonts w:ascii="Arial" w:hAnsi="Arial" w:cs="Arial"/>
                  <w:sz w:val="20"/>
                </w:rPr>
                <w:t>Sunitashrestha0321@gmail.com</w:t>
              </w:r>
            </w:hyperlink>
          </w:p>
        </w:tc>
      </w:tr>
      <w:tr w:rsidR="00CA29A3" w:rsidRPr="005326BB" w14:paraId="208D55DC"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4FA961D2" w14:textId="37163BB9" w:rsidR="00CA29A3" w:rsidRDefault="00CA29A3" w:rsidP="00CA29A3">
            <w:pPr>
              <w:rPr>
                <w:rFonts w:ascii="Arial" w:hAnsi="Arial" w:cs="Arial"/>
                <w:color w:val="000000" w:themeColor="text1"/>
                <w:sz w:val="22"/>
                <w:szCs w:val="22"/>
              </w:rPr>
            </w:pPr>
            <w:r>
              <w:rPr>
                <w:rFonts w:ascii="Arial" w:hAnsi="Arial" w:cs="Arial"/>
                <w:color w:val="000000" w:themeColor="text1"/>
                <w:sz w:val="22"/>
                <w:szCs w:val="22"/>
              </w:rPr>
              <w:t>Sashi Sapkota</w:t>
            </w:r>
          </w:p>
        </w:tc>
        <w:tc>
          <w:tcPr>
            <w:tcW w:w="476" w:type="pct"/>
            <w:tcBorders>
              <w:top w:val="single" w:sz="4" w:space="0" w:color="000000"/>
              <w:left w:val="single" w:sz="4" w:space="0" w:color="000000"/>
              <w:bottom w:val="single" w:sz="4" w:space="0" w:color="000000"/>
              <w:right w:val="single" w:sz="4" w:space="0" w:color="000000"/>
            </w:tcBorders>
          </w:tcPr>
          <w:p w14:paraId="301A8623" w14:textId="1A16C5B0" w:rsidR="00CA29A3" w:rsidRDefault="00CA29A3" w:rsidP="00CA29A3">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0498C62F" w14:textId="695CDE9F" w:rsidR="00CA29A3" w:rsidRDefault="00CA29A3" w:rsidP="00CA29A3">
            <w:pPr>
              <w:snapToGrid w:val="0"/>
              <w:ind w:left="60"/>
              <w:rPr>
                <w:rFonts w:ascii="Arial" w:hAnsi="Arial" w:cs="Arial"/>
                <w:color w:val="000000" w:themeColor="text1"/>
              </w:rPr>
            </w:pPr>
            <w:r>
              <w:rPr>
                <w:rFonts w:ascii="Arial" w:hAnsi="Arial" w:cs="Arial"/>
                <w:color w:val="000000" w:themeColor="text1"/>
              </w:rPr>
              <w:t>Jica/EHRP</w:t>
            </w:r>
          </w:p>
        </w:tc>
        <w:tc>
          <w:tcPr>
            <w:tcW w:w="687" w:type="pct"/>
            <w:tcBorders>
              <w:top w:val="single" w:sz="4" w:space="0" w:color="000000"/>
              <w:left w:val="single" w:sz="4" w:space="0" w:color="000000"/>
              <w:bottom w:val="single" w:sz="4" w:space="0" w:color="000000"/>
            </w:tcBorders>
          </w:tcPr>
          <w:p w14:paraId="73F7A7E7" w14:textId="48F4ECAC" w:rsidR="00CA29A3" w:rsidRDefault="00CA29A3" w:rsidP="00CA29A3">
            <w:pPr>
              <w:snapToGrid w:val="0"/>
              <w:ind w:left="60"/>
              <w:rPr>
                <w:rFonts w:ascii="Arial" w:hAnsi="Arial" w:cs="Arial"/>
                <w:color w:val="000000" w:themeColor="text1"/>
              </w:rPr>
            </w:pPr>
            <w:r>
              <w:rPr>
                <w:rFonts w:ascii="Arial" w:hAnsi="Arial" w:cs="Arial"/>
                <w:color w:val="000000" w:themeColor="text1"/>
              </w:rPr>
              <w:t>D. Finance Manager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7EF136E9" w14:textId="49C698AA" w:rsidR="00CA29A3" w:rsidRPr="00081DA8" w:rsidRDefault="00CA29A3" w:rsidP="00CA29A3">
            <w:pPr>
              <w:snapToGrid w:val="0"/>
              <w:ind w:left="60"/>
              <w:rPr>
                <w:rFonts w:ascii="Arial" w:hAnsi="Arial" w:cs="Arial"/>
              </w:rPr>
            </w:pPr>
            <w:r>
              <w:rPr>
                <w:rFonts w:ascii="Arial" w:hAnsi="Arial" w:cs="Arial"/>
              </w:rPr>
              <w:t>9851158889</w:t>
            </w:r>
          </w:p>
        </w:tc>
        <w:tc>
          <w:tcPr>
            <w:tcW w:w="1692" w:type="pct"/>
            <w:tcBorders>
              <w:top w:val="single" w:sz="4" w:space="0" w:color="000000"/>
              <w:left w:val="single" w:sz="4" w:space="0" w:color="000000"/>
              <w:bottom w:val="single" w:sz="4" w:space="0" w:color="000000"/>
              <w:right w:val="single" w:sz="4" w:space="0" w:color="000000"/>
            </w:tcBorders>
          </w:tcPr>
          <w:p w14:paraId="06D47B5D" w14:textId="25C34594" w:rsidR="00CA29A3" w:rsidRPr="00081DA8" w:rsidRDefault="003261F9" w:rsidP="00CA29A3">
            <w:pPr>
              <w:snapToGrid w:val="0"/>
              <w:ind w:left="60"/>
              <w:rPr>
                <w:rFonts w:ascii="Arial" w:hAnsi="Arial" w:cs="Arial"/>
              </w:rPr>
            </w:pPr>
            <w:hyperlink r:id="rId10" w:history="1">
              <w:r w:rsidR="00CA29A3" w:rsidRPr="000B70AE">
                <w:rPr>
                  <w:rStyle w:val="Hyperlink"/>
                  <w:rFonts w:ascii="Arial" w:hAnsi="Arial" w:cs="Arial"/>
                  <w:sz w:val="20"/>
                </w:rPr>
                <w:t>Sashisapkota2@gmail.com</w:t>
              </w:r>
            </w:hyperlink>
          </w:p>
        </w:tc>
      </w:tr>
      <w:tr w:rsidR="00CA29A3" w:rsidRPr="005326BB" w14:paraId="7FA44FF8"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69239FCD" w14:textId="683E803D" w:rsidR="00CA29A3" w:rsidRDefault="00CA29A3" w:rsidP="00CA29A3">
            <w:pPr>
              <w:rPr>
                <w:rFonts w:ascii="Arial" w:hAnsi="Arial" w:cs="Arial"/>
                <w:color w:val="000000" w:themeColor="text1"/>
                <w:sz w:val="22"/>
                <w:szCs w:val="22"/>
              </w:rPr>
            </w:pPr>
            <w:r>
              <w:rPr>
                <w:rFonts w:ascii="Arial" w:hAnsi="Arial" w:cs="Arial"/>
                <w:color w:val="000000" w:themeColor="text1"/>
                <w:sz w:val="22"/>
                <w:szCs w:val="22"/>
              </w:rPr>
              <w:t>Durga Prasad Regmi</w:t>
            </w:r>
          </w:p>
        </w:tc>
        <w:tc>
          <w:tcPr>
            <w:tcW w:w="476" w:type="pct"/>
            <w:tcBorders>
              <w:top w:val="single" w:sz="4" w:space="0" w:color="000000"/>
              <w:left w:val="single" w:sz="4" w:space="0" w:color="000000"/>
              <w:bottom w:val="single" w:sz="4" w:space="0" w:color="000000"/>
              <w:right w:val="single" w:sz="4" w:space="0" w:color="000000"/>
            </w:tcBorders>
          </w:tcPr>
          <w:p w14:paraId="16B6753C" w14:textId="65B0A4B2" w:rsidR="00CA29A3" w:rsidRDefault="00CA29A3" w:rsidP="00CA29A3">
            <w:pPr>
              <w:snapToGrid w:val="0"/>
              <w:ind w:left="60"/>
              <w:rPr>
                <w:rFonts w:ascii="Arial" w:hAnsi="Arial" w:cs="Arial"/>
                <w:color w:val="000000" w:themeColor="text1"/>
              </w:rPr>
            </w:pPr>
            <w:r>
              <w:rPr>
                <w:rFonts w:ascii="Arial" w:hAnsi="Arial" w:cs="Arial"/>
                <w:color w:val="000000" w:themeColor="text1"/>
              </w:rPr>
              <w:t>Mlae</w:t>
            </w:r>
          </w:p>
        </w:tc>
        <w:tc>
          <w:tcPr>
            <w:tcW w:w="727" w:type="pct"/>
            <w:tcBorders>
              <w:top w:val="single" w:sz="4" w:space="0" w:color="000000"/>
              <w:left w:val="single" w:sz="4" w:space="0" w:color="000000"/>
              <w:bottom w:val="single" w:sz="4" w:space="0" w:color="000000"/>
            </w:tcBorders>
            <w:shd w:val="clear" w:color="auto" w:fill="auto"/>
          </w:tcPr>
          <w:p w14:paraId="70BC38A4" w14:textId="51291759" w:rsidR="00CA29A3" w:rsidRDefault="00CA29A3" w:rsidP="00CA29A3">
            <w:pPr>
              <w:snapToGrid w:val="0"/>
              <w:ind w:left="60"/>
              <w:rPr>
                <w:rFonts w:ascii="Arial" w:hAnsi="Arial" w:cs="Arial"/>
                <w:color w:val="000000" w:themeColor="text1"/>
              </w:rPr>
            </w:pPr>
            <w:r>
              <w:rPr>
                <w:rFonts w:ascii="Arial" w:hAnsi="Arial" w:cs="Arial"/>
                <w:color w:val="000000" w:themeColor="text1"/>
              </w:rPr>
              <w:t>GMaLI</w:t>
            </w:r>
          </w:p>
        </w:tc>
        <w:tc>
          <w:tcPr>
            <w:tcW w:w="687" w:type="pct"/>
            <w:tcBorders>
              <w:top w:val="single" w:sz="4" w:space="0" w:color="000000"/>
              <w:left w:val="single" w:sz="4" w:space="0" w:color="000000"/>
              <w:bottom w:val="single" w:sz="4" w:space="0" w:color="000000"/>
            </w:tcBorders>
          </w:tcPr>
          <w:p w14:paraId="7FD5CE1B" w14:textId="5CA6918D" w:rsidR="00CA29A3" w:rsidRDefault="00CA29A3" w:rsidP="00CA29A3">
            <w:pPr>
              <w:snapToGrid w:val="0"/>
              <w:rPr>
                <w:rFonts w:ascii="Arial" w:hAnsi="Arial" w:cs="Arial"/>
                <w:color w:val="000000" w:themeColor="text1"/>
              </w:rPr>
            </w:pPr>
            <w:r>
              <w:rPr>
                <w:rFonts w:ascii="Arial" w:hAnsi="Arial" w:cs="Arial"/>
                <w:color w:val="000000" w:themeColor="text1"/>
              </w:rPr>
              <w:t xml:space="preserve">Finance Specialist </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4850DC9E" w14:textId="5D1AB0C1" w:rsidR="00CA29A3" w:rsidRPr="00081DA8" w:rsidRDefault="00CA29A3" w:rsidP="00CA29A3">
            <w:pPr>
              <w:snapToGrid w:val="0"/>
              <w:ind w:left="60"/>
              <w:rPr>
                <w:rFonts w:ascii="Arial" w:hAnsi="Arial" w:cs="Arial"/>
              </w:rPr>
            </w:pPr>
            <w:r>
              <w:rPr>
                <w:rFonts w:ascii="Arial" w:hAnsi="Arial" w:cs="Arial"/>
              </w:rPr>
              <w:t>9841236422</w:t>
            </w:r>
          </w:p>
        </w:tc>
        <w:tc>
          <w:tcPr>
            <w:tcW w:w="1692" w:type="pct"/>
            <w:tcBorders>
              <w:top w:val="single" w:sz="4" w:space="0" w:color="000000"/>
              <w:left w:val="single" w:sz="4" w:space="0" w:color="000000"/>
              <w:bottom w:val="single" w:sz="4" w:space="0" w:color="000000"/>
              <w:right w:val="single" w:sz="4" w:space="0" w:color="000000"/>
            </w:tcBorders>
          </w:tcPr>
          <w:p w14:paraId="612C6825" w14:textId="76C1E2CB" w:rsidR="00CA29A3" w:rsidRPr="00081DA8" w:rsidRDefault="003261F9" w:rsidP="00CA29A3">
            <w:pPr>
              <w:snapToGrid w:val="0"/>
              <w:ind w:left="60"/>
              <w:rPr>
                <w:rFonts w:ascii="Arial" w:hAnsi="Arial" w:cs="Arial"/>
              </w:rPr>
            </w:pPr>
            <w:hyperlink r:id="rId11" w:history="1">
              <w:r w:rsidR="00CA29A3" w:rsidRPr="000B70AE">
                <w:rPr>
                  <w:rStyle w:val="Hyperlink"/>
                  <w:rFonts w:ascii="Arial" w:hAnsi="Arial" w:cs="Arial"/>
                  <w:sz w:val="20"/>
                </w:rPr>
                <w:t>durgaregmi012@gmail.com</w:t>
              </w:r>
            </w:hyperlink>
          </w:p>
        </w:tc>
      </w:tr>
      <w:tr w:rsidR="00CA29A3" w:rsidRPr="005326BB" w14:paraId="4DB8BCBB" w14:textId="1C25567C"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6956C3EF" w14:textId="3FF19EDF" w:rsidR="00CA29A3" w:rsidRPr="005326BB" w:rsidRDefault="00CA29A3" w:rsidP="00CA29A3">
            <w:pPr>
              <w:rPr>
                <w:rFonts w:ascii="Arial" w:hAnsi="Arial" w:cs="Arial"/>
                <w:color w:val="000000" w:themeColor="text1"/>
                <w:sz w:val="22"/>
                <w:szCs w:val="22"/>
              </w:rPr>
            </w:pPr>
            <w:r>
              <w:rPr>
                <w:rFonts w:ascii="Arial" w:hAnsi="Arial" w:cs="Arial"/>
                <w:color w:val="000000" w:themeColor="text1"/>
                <w:sz w:val="22"/>
                <w:szCs w:val="22"/>
              </w:rPr>
              <w:t>Mithles Yadav</w:t>
            </w:r>
          </w:p>
        </w:tc>
        <w:tc>
          <w:tcPr>
            <w:tcW w:w="476" w:type="pct"/>
            <w:tcBorders>
              <w:top w:val="single" w:sz="4" w:space="0" w:color="000000"/>
              <w:left w:val="single" w:sz="4" w:space="0" w:color="000000"/>
              <w:bottom w:val="single" w:sz="4" w:space="0" w:color="000000"/>
              <w:right w:val="single" w:sz="4" w:space="0" w:color="000000"/>
            </w:tcBorders>
          </w:tcPr>
          <w:p w14:paraId="6DACB963" w14:textId="4EC014DD"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40A78D0D" w14:textId="34D1DC48"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Bhotekoshi Gaupalika</w:t>
            </w:r>
          </w:p>
        </w:tc>
        <w:tc>
          <w:tcPr>
            <w:tcW w:w="687" w:type="pct"/>
            <w:tcBorders>
              <w:top w:val="single" w:sz="4" w:space="0" w:color="000000"/>
              <w:left w:val="single" w:sz="4" w:space="0" w:color="000000"/>
              <w:bottom w:val="single" w:sz="4" w:space="0" w:color="000000"/>
            </w:tcBorders>
          </w:tcPr>
          <w:p w14:paraId="57FC431A" w14:textId="0ABE604F"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Engineer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76DB14C5" w14:textId="2DE7BF5C"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9808350674</w:t>
            </w:r>
          </w:p>
        </w:tc>
        <w:tc>
          <w:tcPr>
            <w:tcW w:w="1692" w:type="pct"/>
            <w:tcBorders>
              <w:top w:val="single" w:sz="4" w:space="0" w:color="000000"/>
              <w:left w:val="single" w:sz="4" w:space="0" w:color="000000"/>
              <w:bottom w:val="single" w:sz="4" w:space="0" w:color="000000"/>
              <w:right w:val="single" w:sz="4" w:space="0" w:color="000000"/>
            </w:tcBorders>
          </w:tcPr>
          <w:p w14:paraId="5F73A1F2" w14:textId="72D7F4FE" w:rsidR="00CA29A3" w:rsidRPr="005326BB" w:rsidRDefault="003261F9" w:rsidP="00CA29A3">
            <w:pPr>
              <w:snapToGrid w:val="0"/>
              <w:ind w:left="60"/>
              <w:rPr>
                <w:rFonts w:ascii="Arial" w:hAnsi="Arial" w:cs="Arial"/>
                <w:color w:val="000000" w:themeColor="text1"/>
              </w:rPr>
            </w:pPr>
            <w:hyperlink r:id="rId12" w:history="1">
              <w:r w:rsidR="00CA29A3" w:rsidRPr="000B70AE">
                <w:rPr>
                  <w:rStyle w:val="Hyperlink"/>
                  <w:rFonts w:ascii="Arial" w:hAnsi="Arial" w:cs="Arial"/>
                  <w:sz w:val="20"/>
                </w:rPr>
                <w:t>yadavmithles47@gmail.com</w:t>
              </w:r>
            </w:hyperlink>
          </w:p>
        </w:tc>
      </w:tr>
      <w:tr w:rsidR="00CA29A3" w:rsidRPr="005326BB" w14:paraId="02793988" w14:textId="7218A504" w:rsidTr="00CA29A3">
        <w:trPr>
          <w:trHeight w:val="263"/>
        </w:trPr>
        <w:tc>
          <w:tcPr>
            <w:tcW w:w="716" w:type="pct"/>
            <w:tcBorders>
              <w:top w:val="single" w:sz="4" w:space="0" w:color="000000"/>
              <w:left w:val="single" w:sz="4" w:space="0" w:color="000000"/>
              <w:bottom w:val="single" w:sz="4" w:space="0" w:color="000000"/>
            </w:tcBorders>
            <w:shd w:val="clear" w:color="auto" w:fill="auto"/>
          </w:tcPr>
          <w:p w14:paraId="432D32D1" w14:textId="6D172141" w:rsidR="00CA29A3" w:rsidRPr="005326BB" w:rsidRDefault="00CA29A3" w:rsidP="00CA29A3">
            <w:pPr>
              <w:rPr>
                <w:rFonts w:ascii="Arial" w:hAnsi="Arial" w:cs="Arial"/>
                <w:color w:val="000000" w:themeColor="text1"/>
                <w:sz w:val="22"/>
                <w:szCs w:val="22"/>
              </w:rPr>
            </w:pPr>
            <w:r>
              <w:rPr>
                <w:rFonts w:ascii="Arial" w:hAnsi="Arial" w:cs="Arial"/>
                <w:color w:val="000000" w:themeColor="text1"/>
                <w:sz w:val="22"/>
                <w:szCs w:val="22"/>
              </w:rPr>
              <w:t>Sujan KC</w:t>
            </w:r>
          </w:p>
        </w:tc>
        <w:tc>
          <w:tcPr>
            <w:tcW w:w="476" w:type="pct"/>
            <w:tcBorders>
              <w:top w:val="single" w:sz="4" w:space="0" w:color="000000"/>
              <w:left w:val="single" w:sz="4" w:space="0" w:color="000000"/>
              <w:bottom w:val="single" w:sz="4" w:space="0" w:color="000000"/>
              <w:right w:val="single" w:sz="4" w:space="0" w:color="000000"/>
            </w:tcBorders>
          </w:tcPr>
          <w:p w14:paraId="3D7CA9EC" w14:textId="18AEFAE1"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38035072" w14:textId="17A56D3A"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GIMaLI</w:t>
            </w:r>
          </w:p>
        </w:tc>
        <w:tc>
          <w:tcPr>
            <w:tcW w:w="687" w:type="pct"/>
            <w:tcBorders>
              <w:top w:val="single" w:sz="4" w:space="0" w:color="000000"/>
              <w:left w:val="single" w:sz="4" w:space="0" w:color="000000"/>
              <w:bottom w:val="single" w:sz="4" w:space="0" w:color="000000"/>
            </w:tcBorders>
          </w:tcPr>
          <w:p w14:paraId="3E8CE37B" w14:textId="38EFDCA6" w:rsidR="00CA29A3" w:rsidRPr="005326BB" w:rsidRDefault="00CA29A3" w:rsidP="00CA29A3">
            <w:pPr>
              <w:snapToGrid w:val="0"/>
              <w:ind w:left="60"/>
              <w:rPr>
                <w:rFonts w:ascii="Arial" w:hAnsi="Arial" w:cs="Arial"/>
                <w:color w:val="000000" w:themeColor="text1"/>
              </w:rPr>
            </w:pPr>
            <w:r>
              <w:rPr>
                <w:rFonts w:ascii="Arial" w:hAnsi="Arial" w:cs="Arial"/>
                <w:color w:val="000000" w:themeColor="text1"/>
              </w:rPr>
              <w:t>Computer Operator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7231FB0E" w14:textId="316B6D04" w:rsidR="00CA29A3" w:rsidRPr="005326BB" w:rsidRDefault="00CA29A3" w:rsidP="00CA29A3">
            <w:pPr>
              <w:snapToGrid w:val="0"/>
              <w:ind w:left="60"/>
              <w:rPr>
                <w:rFonts w:ascii="Arial" w:hAnsi="Arial" w:cs="Arial"/>
                <w:color w:val="000000" w:themeColor="text1"/>
              </w:rPr>
            </w:pPr>
            <w:r w:rsidRPr="003B7B75">
              <w:rPr>
                <w:rFonts w:ascii="Arial" w:hAnsi="Arial" w:cs="Arial"/>
                <w:color w:val="000000" w:themeColor="text1"/>
              </w:rPr>
              <w:t>9849767568</w:t>
            </w:r>
          </w:p>
        </w:tc>
        <w:tc>
          <w:tcPr>
            <w:tcW w:w="1692" w:type="pct"/>
            <w:tcBorders>
              <w:top w:val="single" w:sz="4" w:space="0" w:color="000000"/>
              <w:left w:val="single" w:sz="4" w:space="0" w:color="000000"/>
              <w:bottom w:val="single" w:sz="4" w:space="0" w:color="000000"/>
              <w:right w:val="single" w:sz="4" w:space="0" w:color="000000"/>
            </w:tcBorders>
          </w:tcPr>
          <w:p w14:paraId="367F7E12" w14:textId="7F258AFB" w:rsidR="00CA29A3" w:rsidRPr="005326BB" w:rsidRDefault="00CA29A3" w:rsidP="00CA29A3">
            <w:pPr>
              <w:snapToGrid w:val="0"/>
              <w:ind w:left="60"/>
              <w:rPr>
                <w:rFonts w:ascii="Arial" w:hAnsi="Arial" w:cs="Arial"/>
                <w:color w:val="000000" w:themeColor="text1"/>
              </w:rPr>
            </w:pPr>
            <w:r w:rsidRPr="003B7B75">
              <w:rPr>
                <w:rFonts w:ascii="Arial" w:hAnsi="Arial" w:cs="Arial"/>
                <w:color w:val="000000" w:themeColor="text1"/>
              </w:rPr>
              <w:t>sujankc16@gmail.com</w:t>
            </w:r>
          </w:p>
        </w:tc>
      </w:tr>
      <w:tr w:rsidR="00CA29A3" w:rsidRPr="005326BB" w14:paraId="52AD3542"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3160C95D" w14:textId="293B13D5" w:rsidR="00CA29A3" w:rsidRPr="005326BB" w:rsidRDefault="00CA29A3" w:rsidP="00CA29A3">
            <w:pPr>
              <w:rPr>
                <w:sz w:val="22"/>
                <w:szCs w:val="22"/>
              </w:rPr>
            </w:pPr>
            <w:r>
              <w:rPr>
                <w:rFonts w:ascii="Arial" w:hAnsi="Arial" w:cs="Arial"/>
                <w:color w:val="000000" w:themeColor="text1"/>
                <w:sz w:val="22"/>
                <w:szCs w:val="22"/>
              </w:rPr>
              <w:t>Pradip Sharma</w:t>
            </w:r>
          </w:p>
        </w:tc>
        <w:tc>
          <w:tcPr>
            <w:tcW w:w="476" w:type="pct"/>
            <w:tcBorders>
              <w:top w:val="single" w:sz="4" w:space="0" w:color="000000"/>
              <w:left w:val="single" w:sz="4" w:space="0" w:color="000000"/>
              <w:bottom w:val="single" w:sz="4" w:space="0" w:color="000000"/>
              <w:right w:val="single" w:sz="4" w:space="0" w:color="000000"/>
            </w:tcBorders>
          </w:tcPr>
          <w:p w14:paraId="0C568F7B" w14:textId="5A74A4A6" w:rsidR="00CA29A3" w:rsidRDefault="00CA29A3" w:rsidP="00CA29A3">
            <w:pPr>
              <w:snapToGrid w:val="0"/>
              <w:ind w:left="60"/>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6919B72B" w14:textId="47DD5F14" w:rsidR="00CA29A3" w:rsidRDefault="00CA29A3" w:rsidP="00CA29A3">
            <w:pPr>
              <w:snapToGrid w:val="0"/>
              <w:ind w:left="60"/>
            </w:pPr>
            <w:r>
              <w:rPr>
                <w:rFonts w:ascii="Arial" w:hAnsi="Arial" w:cs="Arial"/>
                <w:color w:val="000000" w:themeColor="text1"/>
              </w:rPr>
              <w:t>HRRP</w:t>
            </w:r>
          </w:p>
        </w:tc>
        <w:tc>
          <w:tcPr>
            <w:tcW w:w="687" w:type="pct"/>
            <w:tcBorders>
              <w:top w:val="single" w:sz="4" w:space="0" w:color="000000"/>
              <w:left w:val="single" w:sz="4" w:space="0" w:color="000000"/>
              <w:bottom w:val="single" w:sz="4" w:space="0" w:color="000000"/>
            </w:tcBorders>
          </w:tcPr>
          <w:p w14:paraId="1832400B" w14:textId="129555E4" w:rsidR="00CA29A3" w:rsidRDefault="00CA29A3" w:rsidP="00CA29A3">
            <w:pPr>
              <w:snapToGrid w:val="0"/>
              <w:ind w:left="60"/>
            </w:pPr>
            <w:r>
              <w:rPr>
                <w:rFonts w:ascii="Arial" w:hAnsi="Arial" w:cs="Arial"/>
                <w:color w:val="000000" w:themeColor="text1"/>
              </w:rPr>
              <w:t>DC</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1A94EA47" w14:textId="060CB438" w:rsidR="00CA29A3" w:rsidRDefault="00CA29A3" w:rsidP="00CA29A3">
            <w:pPr>
              <w:snapToGrid w:val="0"/>
              <w:ind w:left="60"/>
            </w:pPr>
            <w:r w:rsidRPr="00081DA8">
              <w:rPr>
                <w:rFonts w:ascii="Arial" w:hAnsi="Arial" w:cs="Arial"/>
              </w:rPr>
              <w:t>9851258254</w:t>
            </w:r>
          </w:p>
        </w:tc>
        <w:tc>
          <w:tcPr>
            <w:tcW w:w="1692" w:type="pct"/>
            <w:tcBorders>
              <w:top w:val="single" w:sz="4" w:space="0" w:color="000000"/>
              <w:left w:val="single" w:sz="4" w:space="0" w:color="000000"/>
              <w:bottom w:val="single" w:sz="4" w:space="0" w:color="000000"/>
              <w:right w:val="single" w:sz="4" w:space="0" w:color="000000"/>
            </w:tcBorders>
          </w:tcPr>
          <w:p w14:paraId="5DEC70B8" w14:textId="306A7826" w:rsidR="00CA29A3" w:rsidRDefault="00CA29A3" w:rsidP="00CA29A3">
            <w:pPr>
              <w:snapToGrid w:val="0"/>
              <w:ind w:left="60"/>
            </w:pPr>
            <w:r w:rsidRPr="00081DA8">
              <w:rPr>
                <w:rFonts w:ascii="Arial" w:hAnsi="Arial" w:cs="Arial"/>
              </w:rPr>
              <w:t>Techcord.sindhupalchok@hrrp.org</w:t>
            </w:r>
          </w:p>
        </w:tc>
      </w:tr>
      <w:tr w:rsidR="00CA29A3" w:rsidRPr="005326BB" w14:paraId="0FEBFAA5" w14:textId="77777777" w:rsidTr="00CA29A3">
        <w:trPr>
          <w:trHeight w:val="263"/>
        </w:trPr>
        <w:tc>
          <w:tcPr>
            <w:tcW w:w="716" w:type="pct"/>
            <w:tcBorders>
              <w:top w:val="single" w:sz="4" w:space="0" w:color="000000"/>
              <w:left w:val="single" w:sz="4" w:space="0" w:color="000000"/>
              <w:bottom w:val="single" w:sz="4" w:space="0" w:color="000000"/>
            </w:tcBorders>
            <w:shd w:val="clear" w:color="auto" w:fill="auto"/>
          </w:tcPr>
          <w:p w14:paraId="654B8F38" w14:textId="5D37B7DD" w:rsidR="00CA29A3" w:rsidRPr="005326BB" w:rsidRDefault="00CA29A3" w:rsidP="00CA29A3">
            <w:pPr>
              <w:rPr>
                <w:sz w:val="22"/>
                <w:szCs w:val="22"/>
              </w:rPr>
            </w:pPr>
          </w:p>
        </w:tc>
        <w:tc>
          <w:tcPr>
            <w:tcW w:w="476" w:type="pct"/>
            <w:tcBorders>
              <w:top w:val="single" w:sz="4" w:space="0" w:color="000000"/>
              <w:left w:val="single" w:sz="4" w:space="0" w:color="000000"/>
              <w:bottom w:val="single" w:sz="4" w:space="0" w:color="000000"/>
              <w:right w:val="single" w:sz="4" w:space="0" w:color="000000"/>
            </w:tcBorders>
          </w:tcPr>
          <w:p w14:paraId="25297388" w14:textId="77777777" w:rsidR="00CA29A3" w:rsidRDefault="00CA29A3" w:rsidP="00CA29A3">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1EC25513" w14:textId="5899F3C3" w:rsidR="00CA29A3" w:rsidRDefault="00CA29A3" w:rsidP="00CA29A3">
            <w:pPr>
              <w:snapToGrid w:val="0"/>
              <w:ind w:left="60"/>
            </w:pPr>
          </w:p>
        </w:tc>
        <w:tc>
          <w:tcPr>
            <w:tcW w:w="687" w:type="pct"/>
            <w:tcBorders>
              <w:top w:val="single" w:sz="4" w:space="0" w:color="000000"/>
              <w:left w:val="single" w:sz="4" w:space="0" w:color="000000"/>
              <w:bottom w:val="single" w:sz="4" w:space="0" w:color="000000"/>
            </w:tcBorders>
          </w:tcPr>
          <w:p w14:paraId="316DDFDD" w14:textId="77777777" w:rsidR="00CA29A3" w:rsidRDefault="00CA29A3" w:rsidP="00CA29A3">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20468BCD" w14:textId="6BDDA773" w:rsidR="00CA29A3" w:rsidRDefault="00CA29A3" w:rsidP="00CA29A3">
            <w:pPr>
              <w:snapToGrid w:val="0"/>
              <w:ind w:left="60"/>
            </w:pPr>
          </w:p>
        </w:tc>
        <w:tc>
          <w:tcPr>
            <w:tcW w:w="1692" w:type="pct"/>
            <w:tcBorders>
              <w:top w:val="single" w:sz="4" w:space="0" w:color="000000"/>
              <w:left w:val="single" w:sz="4" w:space="0" w:color="000000"/>
              <w:bottom w:val="single" w:sz="4" w:space="0" w:color="000000"/>
              <w:right w:val="single" w:sz="4" w:space="0" w:color="000000"/>
            </w:tcBorders>
          </w:tcPr>
          <w:p w14:paraId="4D6DFF67" w14:textId="04841963" w:rsidR="00CA29A3" w:rsidRDefault="00CA29A3" w:rsidP="00CA29A3">
            <w:pPr>
              <w:snapToGrid w:val="0"/>
              <w:ind w:left="60"/>
            </w:pPr>
          </w:p>
        </w:tc>
      </w:tr>
      <w:tr w:rsidR="00CA29A3" w:rsidRPr="005326BB" w14:paraId="11E47EC0"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4F68D044" w14:textId="4C781524" w:rsidR="00CA29A3" w:rsidRPr="005326BB" w:rsidRDefault="00CA29A3" w:rsidP="00CA29A3">
            <w:pPr>
              <w:rPr>
                <w:sz w:val="22"/>
                <w:szCs w:val="22"/>
              </w:rPr>
            </w:pPr>
          </w:p>
        </w:tc>
        <w:tc>
          <w:tcPr>
            <w:tcW w:w="476" w:type="pct"/>
            <w:tcBorders>
              <w:top w:val="single" w:sz="4" w:space="0" w:color="000000"/>
              <w:left w:val="single" w:sz="4" w:space="0" w:color="000000"/>
              <w:bottom w:val="single" w:sz="4" w:space="0" w:color="000000"/>
              <w:right w:val="single" w:sz="4" w:space="0" w:color="000000"/>
            </w:tcBorders>
          </w:tcPr>
          <w:p w14:paraId="763820C4" w14:textId="77777777" w:rsidR="00CA29A3" w:rsidRDefault="00CA29A3" w:rsidP="00CA29A3">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030AA629" w14:textId="4241ED44" w:rsidR="00CA29A3" w:rsidRDefault="00CA29A3" w:rsidP="00CA29A3">
            <w:pPr>
              <w:snapToGrid w:val="0"/>
              <w:ind w:left="60"/>
            </w:pPr>
          </w:p>
        </w:tc>
        <w:tc>
          <w:tcPr>
            <w:tcW w:w="687" w:type="pct"/>
            <w:tcBorders>
              <w:top w:val="single" w:sz="4" w:space="0" w:color="000000"/>
              <w:left w:val="single" w:sz="4" w:space="0" w:color="000000"/>
              <w:bottom w:val="single" w:sz="4" w:space="0" w:color="000000"/>
            </w:tcBorders>
          </w:tcPr>
          <w:p w14:paraId="18C9EB56" w14:textId="77777777" w:rsidR="00CA29A3" w:rsidRDefault="00CA29A3" w:rsidP="00CA29A3">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4A95241F" w14:textId="5F31E924" w:rsidR="00CA29A3" w:rsidRDefault="00CA29A3" w:rsidP="00CA29A3">
            <w:pPr>
              <w:snapToGrid w:val="0"/>
              <w:ind w:left="60"/>
            </w:pPr>
          </w:p>
        </w:tc>
        <w:tc>
          <w:tcPr>
            <w:tcW w:w="1692" w:type="pct"/>
            <w:tcBorders>
              <w:top w:val="single" w:sz="4" w:space="0" w:color="000000"/>
              <w:left w:val="single" w:sz="4" w:space="0" w:color="000000"/>
              <w:bottom w:val="single" w:sz="4" w:space="0" w:color="000000"/>
              <w:right w:val="single" w:sz="4" w:space="0" w:color="000000"/>
            </w:tcBorders>
          </w:tcPr>
          <w:p w14:paraId="5697A011" w14:textId="3D9570E0" w:rsidR="00CA29A3" w:rsidRDefault="00CA29A3" w:rsidP="00CA29A3">
            <w:pPr>
              <w:snapToGrid w:val="0"/>
              <w:ind w:left="60"/>
            </w:pPr>
          </w:p>
        </w:tc>
      </w:tr>
      <w:tr w:rsidR="00CA29A3" w:rsidRPr="005326BB" w14:paraId="0C9F6E38" w14:textId="77777777" w:rsidTr="00CA29A3">
        <w:trPr>
          <w:trHeight w:val="263"/>
        </w:trPr>
        <w:tc>
          <w:tcPr>
            <w:tcW w:w="716" w:type="pct"/>
            <w:tcBorders>
              <w:top w:val="single" w:sz="4" w:space="0" w:color="000000"/>
              <w:left w:val="single" w:sz="4" w:space="0" w:color="000000"/>
              <w:bottom w:val="single" w:sz="4" w:space="0" w:color="000000"/>
            </w:tcBorders>
            <w:shd w:val="clear" w:color="auto" w:fill="auto"/>
          </w:tcPr>
          <w:p w14:paraId="2D29AA84" w14:textId="69E33B56" w:rsidR="00CA29A3" w:rsidRPr="005326BB" w:rsidRDefault="00CA29A3" w:rsidP="00CA29A3">
            <w:pPr>
              <w:rPr>
                <w:sz w:val="22"/>
                <w:szCs w:val="22"/>
              </w:rPr>
            </w:pPr>
          </w:p>
        </w:tc>
        <w:tc>
          <w:tcPr>
            <w:tcW w:w="476" w:type="pct"/>
            <w:tcBorders>
              <w:top w:val="single" w:sz="4" w:space="0" w:color="000000"/>
              <w:left w:val="single" w:sz="4" w:space="0" w:color="000000"/>
              <w:bottom w:val="single" w:sz="4" w:space="0" w:color="000000"/>
              <w:right w:val="single" w:sz="4" w:space="0" w:color="000000"/>
            </w:tcBorders>
          </w:tcPr>
          <w:p w14:paraId="65ADC621" w14:textId="77777777" w:rsidR="00CA29A3" w:rsidRDefault="00CA29A3" w:rsidP="00CA29A3">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327F54E2" w14:textId="624E01F4" w:rsidR="00CA29A3" w:rsidRDefault="00CA29A3" w:rsidP="00CA29A3">
            <w:pPr>
              <w:snapToGrid w:val="0"/>
              <w:ind w:left="60"/>
            </w:pPr>
          </w:p>
        </w:tc>
        <w:tc>
          <w:tcPr>
            <w:tcW w:w="687" w:type="pct"/>
            <w:tcBorders>
              <w:top w:val="single" w:sz="4" w:space="0" w:color="000000"/>
              <w:left w:val="single" w:sz="4" w:space="0" w:color="000000"/>
              <w:bottom w:val="single" w:sz="4" w:space="0" w:color="000000"/>
            </w:tcBorders>
          </w:tcPr>
          <w:p w14:paraId="222CF290" w14:textId="77777777" w:rsidR="00CA29A3" w:rsidRDefault="00CA29A3" w:rsidP="00CA29A3">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9E82E27" w14:textId="1556133E" w:rsidR="00CA29A3" w:rsidRDefault="00CA29A3" w:rsidP="00CA29A3">
            <w:pPr>
              <w:snapToGrid w:val="0"/>
              <w:ind w:left="60"/>
            </w:pPr>
          </w:p>
        </w:tc>
        <w:tc>
          <w:tcPr>
            <w:tcW w:w="1692" w:type="pct"/>
            <w:tcBorders>
              <w:top w:val="single" w:sz="4" w:space="0" w:color="000000"/>
              <w:left w:val="single" w:sz="4" w:space="0" w:color="000000"/>
              <w:bottom w:val="single" w:sz="4" w:space="0" w:color="000000"/>
              <w:right w:val="single" w:sz="4" w:space="0" w:color="000000"/>
            </w:tcBorders>
          </w:tcPr>
          <w:p w14:paraId="3B3F7605" w14:textId="35CFEEC1" w:rsidR="00CA29A3" w:rsidRDefault="00CA29A3" w:rsidP="00CA29A3">
            <w:pPr>
              <w:snapToGrid w:val="0"/>
              <w:ind w:left="60"/>
            </w:pPr>
          </w:p>
        </w:tc>
      </w:tr>
      <w:tr w:rsidR="00CA29A3" w:rsidRPr="005326BB" w14:paraId="1AADFBF0"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2E8635F9" w14:textId="45863A77" w:rsidR="00CA29A3" w:rsidRPr="005326BB" w:rsidRDefault="00CA29A3" w:rsidP="00CA29A3">
            <w:pPr>
              <w:rPr>
                <w:sz w:val="22"/>
                <w:szCs w:val="22"/>
              </w:rPr>
            </w:pPr>
          </w:p>
        </w:tc>
        <w:tc>
          <w:tcPr>
            <w:tcW w:w="476" w:type="pct"/>
            <w:tcBorders>
              <w:top w:val="single" w:sz="4" w:space="0" w:color="000000"/>
              <w:left w:val="single" w:sz="4" w:space="0" w:color="000000"/>
              <w:bottom w:val="single" w:sz="4" w:space="0" w:color="000000"/>
              <w:right w:val="single" w:sz="4" w:space="0" w:color="000000"/>
            </w:tcBorders>
          </w:tcPr>
          <w:p w14:paraId="725D896A" w14:textId="77777777" w:rsidR="00CA29A3" w:rsidRDefault="00CA29A3" w:rsidP="00CA29A3">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6DD16E4A" w14:textId="5696CDAF" w:rsidR="00CA29A3" w:rsidRDefault="00CA29A3" w:rsidP="00CA29A3">
            <w:pPr>
              <w:snapToGrid w:val="0"/>
              <w:ind w:left="60"/>
            </w:pPr>
          </w:p>
        </w:tc>
        <w:tc>
          <w:tcPr>
            <w:tcW w:w="687" w:type="pct"/>
            <w:tcBorders>
              <w:top w:val="single" w:sz="4" w:space="0" w:color="000000"/>
              <w:left w:val="single" w:sz="4" w:space="0" w:color="000000"/>
              <w:bottom w:val="single" w:sz="4" w:space="0" w:color="000000"/>
            </w:tcBorders>
          </w:tcPr>
          <w:p w14:paraId="22EE3816" w14:textId="77777777" w:rsidR="00CA29A3" w:rsidRDefault="00CA29A3" w:rsidP="00CA29A3">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16810F1C" w14:textId="31624B44" w:rsidR="00CA29A3" w:rsidRDefault="00CA29A3" w:rsidP="00CA29A3">
            <w:pPr>
              <w:snapToGrid w:val="0"/>
              <w:ind w:left="60"/>
            </w:pPr>
          </w:p>
        </w:tc>
        <w:tc>
          <w:tcPr>
            <w:tcW w:w="1692" w:type="pct"/>
            <w:tcBorders>
              <w:top w:val="single" w:sz="4" w:space="0" w:color="000000"/>
              <w:left w:val="single" w:sz="4" w:space="0" w:color="000000"/>
              <w:bottom w:val="single" w:sz="4" w:space="0" w:color="000000"/>
              <w:right w:val="single" w:sz="4" w:space="0" w:color="000000"/>
            </w:tcBorders>
          </w:tcPr>
          <w:p w14:paraId="702D7352" w14:textId="4D683D9E" w:rsidR="00CA29A3" w:rsidRDefault="00CA29A3" w:rsidP="00CA29A3">
            <w:pPr>
              <w:snapToGrid w:val="0"/>
              <w:ind w:left="60"/>
            </w:pPr>
          </w:p>
        </w:tc>
      </w:tr>
      <w:tr w:rsidR="00CA29A3" w:rsidRPr="005326BB" w14:paraId="7A6EDBA0" w14:textId="77777777" w:rsidTr="00CA29A3">
        <w:trPr>
          <w:trHeight w:val="263"/>
        </w:trPr>
        <w:tc>
          <w:tcPr>
            <w:tcW w:w="716" w:type="pct"/>
            <w:tcBorders>
              <w:top w:val="single" w:sz="4" w:space="0" w:color="000000"/>
              <w:left w:val="single" w:sz="4" w:space="0" w:color="000000"/>
              <w:bottom w:val="single" w:sz="4" w:space="0" w:color="000000"/>
            </w:tcBorders>
            <w:shd w:val="clear" w:color="auto" w:fill="auto"/>
          </w:tcPr>
          <w:p w14:paraId="291653AA" w14:textId="2C7A73DE" w:rsidR="00CA29A3" w:rsidRPr="005326BB" w:rsidRDefault="00CA29A3" w:rsidP="00CA29A3">
            <w:pPr>
              <w:rPr>
                <w:sz w:val="22"/>
                <w:szCs w:val="22"/>
              </w:rPr>
            </w:pPr>
          </w:p>
        </w:tc>
        <w:tc>
          <w:tcPr>
            <w:tcW w:w="476" w:type="pct"/>
            <w:tcBorders>
              <w:top w:val="single" w:sz="4" w:space="0" w:color="000000"/>
              <w:left w:val="single" w:sz="4" w:space="0" w:color="000000"/>
              <w:bottom w:val="single" w:sz="4" w:space="0" w:color="000000"/>
              <w:right w:val="single" w:sz="4" w:space="0" w:color="000000"/>
            </w:tcBorders>
          </w:tcPr>
          <w:p w14:paraId="4C0782A0" w14:textId="77777777" w:rsidR="00CA29A3" w:rsidRDefault="00CA29A3" w:rsidP="00CA29A3">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58947BB8" w14:textId="096D955B" w:rsidR="00CA29A3" w:rsidRDefault="00CA29A3" w:rsidP="00CA29A3">
            <w:pPr>
              <w:snapToGrid w:val="0"/>
              <w:ind w:left="60"/>
            </w:pPr>
          </w:p>
        </w:tc>
        <w:tc>
          <w:tcPr>
            <w:tcW w:w="687" w:type="pct"/>
            <w:tcBorders>
              <w:top w:val="single" w:sz="4" w:space="0" w:color="000000"/>
              <w:left w:val="single" w:sz="4" w:space="0" w:color="000000"/>
              <w:bottom w:val="single" w:sz="4" w:space="0" w:color="000000"/>
            </w:tcBorders>
          </w:tcPr>
          <w:p w14:paraId="66D6897C" w14:textId="77777777" w:rsidR="00CA29A3" w:rsidRDefault="00CA29A3" w:rsidP="00CA29A3">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35B2F50" w14:textId="27EA694D" w:rsidR="00CA29A3" w:rsidRDefault="00CA29A3" w:rsidP="00CA29A3">
            <w:pPr>
              <w:snapToGrid w:val="0"/>
              <w:ind w:left="60"/>
            </w:pPr>
          </w:p>
        </w:tc>
        <w:tc>
          <w:tcPr>
            <w:tcW w:w="1692" w:type="pct"/>
            <w:tcBorders>
              <w:top w:val="single" w:sz="4" w:space="0" w:color="000000"/>
              <w:left w:val="single" w:sz="4" w:space="0" w:color="000000"/>
              <w:bottom w:val="single" w:sz="4" w:space="0" w:color="000000"/>
              <w:right w:val="single" w:sz="4" w:space="0" w:color="000000"/>
            </w:tcBorders>
          </w:tcPr>
          <w:p w14:paraId="6C32F85C" w14:textId="497DC21E" w:rsidR="00CA29A3" w:rsidRDefault="00CA29A3" w:rsidP="00CA29A3">
            <w:pPr>
              <w:snapToGrid w:val="0"/>
              <w:ind w:left="60"/>
            </w:pPr>
          </w:p>
        </w:tc>
      </w:tr>
      <w:tr w:rsidR="00CA29A3" w:rsidRPr="005326BB" w14:paraId="04D62C7E" w14:textId="77777777" w:rsidTr="00CA29A3">
        <w:trPr>
          <w:trHeight w:val="247"/>
        </w:trPr>
        <w:tc>
          <w:tcPr>
            <w:tcW w:w="716" w:type="pct"/>
            <w:tcBorders>
              <w:top w:val="single" w:sz="4" w:space="0" w:color="000000"/>
              <w:left w:val="single" w:sz="4" w:space="0" w:color="000000"/>
              <w:bottom w:val="single" w:sz="4" w:space="0" w:color="000000"/>
            </w:tcBorders>
            <w:shd w:val="clear" w:color="auto" w:fill="auto"/>
          </w:tcPr>
          <w:p w14:paraId="086C9531" w14:textId="3C54BE1F" w:rsidR="00CA29A3" w:rsidRPr="005326BB" w:rsidRDefault="00CA29A3" w:rsidP="00CA29A3">
            <w:pPr>
              <w:rPr>
                <w:sz w:val="22"/>
                <w:szCs w:val="22"/>
              </w:rPr>
            </w:pPr>
          </w:p>
        </w:tc>
        <w:tc>
          <w:tcPr>
            <w:tcW w:w="476" w:type="pct"/>
            <w:tcBorders>
              <w:top w:val="single" w:sz="4" w:space="0" w:color="000000"/>
              <w:left w:val="single" w:sz="4" w:space="0" w:color="000000"/>
              <w:bottom w:val="single" w:sz="4" w:space="0" w:color="000000"/>
              <w:right w:val="single" w:sz="4" w:space="0" w:color="000000"/>
            </w:tcBorders>
          </w:tcPr>
          <w:p w14:paraId="27DDC443" w14:textId="77777777" w:rsidR="00CA29A3" w:rsidRDefault="00CA29A3" w:rsidP="00CA29A3">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48A41ECA" w14:textId="572B014D" w:rsidR="00CA29A3" w:rsidRDefault="00CA29A3" w:rsidP="00CA29A3">
            <w:pPr>
              <w:snapToGrid w:val="0"/>
              <w:ind w:left="60"/>
            </w:pPr>
          </w:p>
        </w:tc>
        <w:tc>
          <w:tcPr>
            <w:tcW w:w="687" w:type="pct"/>
            <w:tcBorders>
              <w:top w:val="single" w:sz="4" w:space="0" w:color="000000"/>
              <w:left w:val="single" w:sz="4" w:space="0" w:color="000000"/>
              <w:bottom w:val="single" w:sz="4" w:space="0" w:color="000000"/>
            </w:tcBorders>
          </w:tcPr>
          <w:p w14:paraId="7AF14133" w14:textId="77777777" w:rsidR="00CA29A3" w:rsidRDefault="00CA29A3" w:rsidP="00CA29A3">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B3E08BE" w14:textId="4F654412" w:rsidR="00CA29A3" w:rsidRDefault="00CA29A3" w:rsidP="00CA29A3">
            <w:pPr>
              <w:snapToGrid w:val="0"/>
              <w:ind w:left="60"/>
            </w:pPr>
          </w:p>
        </w:tc>
        <w:tc>
          <w:tcPr>
            <w:tcW w:w="1692" w:type="pct"/>
            <w:tcBorders>
              <w:top w:val="single" w:sz="4" w:space="0" w:color="000000"/>
              <w:left w:val="single" w:sz="4" w:space="0" w:color="000000"/>
              <w:bottom w:val="single" w:sz="4" w:space="0" w:color="000000"/>
              <w:right w:val="single" w:sz="4" w:space="0" w:color="000000"/>
            </w:tcBorders>
          </w:tcPr>
          <w:p w14:paraId="75E2474C" w14:textId="70BBD36D" w:rsidR="00CA29A3" w:rsidRDefault="00CA29A3" w:rsidP="00CA29A3">
            <w:pPr>
              <w:snapToGrid w:val="0"/>
              <w:ind w:left="60"/>
            </w:pPr>
          </w:p>
        </w:tc>
      </w:tr>
      <w:tr w:rsidR="00CA29A3" w:rsidRPr="005326BB" w14:paraId="2A5DC16F" w14:textId="77777777" w:rsidTr="00CA29A3">
        <w:trPr>
          <w:trHeight w:val="263"/>
        </w:trPr>
        <w:tc>
          <w:tcPr>
            <w:tcW w:w="716" w:type="pct"/>
            <w:tcBorders>
              <w:top w:val="single" w:sz="4" w:space="0" w:color="000000"/>
              <w:left w:val="single" w:sz="4" w:space="0" w:color="000000"/>
              <w:bottom w:val="single" w:sz="4" w:space="0" w:color="000000"/>
            </w:tcBorders>
            <w:shd w:val="clear" w:color="auto" w:fill="auto"/>
          </w:tcPr>
          <w:p w14:paraId="7F03F177" w14:textId="7DF0E377" w:rsidR="00CA29A3" w:rsidRPr="005326BB" w:rsidRDefault="00CA29A3" w:rsidP="00CA29A3">
            <w:pPr>
              <w:rPr>
                <w:sz w:val="22"/>
                <w:szCs w:val="22"/>
              </w:rPr>
            </w:pPr>
          </w:p>
        </w:tc>
        <w:tc>
          <w:tcPr>
            <w:tcW w:w="476" w:type="pct"/>
            <w:tcBorders>
              <w:top w:val="single" w:sz="4" w:space="0" w:color="000000"/>
              <w:left w:val="single" w:sz="4" w:space="0" w:color="000000"/>
              <w:bottom w:val="single" w:sz="4" w:space="0" w:color="000000"/>
              <w:right w:val="single" w:sz="4" w:space="0" w:color="000000"/>
            </w:tcBorders>
          </w:tcPr>
          <w:p w14:paraId="16218729" w14:textId="77777777" w:rsidR="00CA29A3" w:rsidRDefault="00CA29A3" w:rsidP="00CA29A3">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555355C5" w14:textId="01BEF74A" w:rsidR="00CA29A3" w:rsidRDefault="00CA29A3" w:rsidP="00CA29A3">
            <w:pPr>
              <w:snapToGrid w:val="0"/>
              <w:ind w:left="60"/>
            </w:pPr>
          </w:p>
        </w:tc>
        <w:tc>
          <w:tcPr>
            <w:tcW w:w="687" w:type="pct"/>
            <w:tcBorders>
              <w:top w:val="single" w:sz="4" w:space="0" w:color="000000"/>
              <w:left w:val="single" w:sz="4" w:space="0" w:color="000000"/>
              <w:bottom w:val="single" w:sz="4" w:space="0" w:color="000000"/>
            </w:tcBorders>
          </w:tcPr>
          <w:p w14:paraId="242D42E9" w14:textId="77777777" w:rsidR="00CA29A3" w:rsidRDefault="00CA29A3" w:rsidP="00CA29A3">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790E4400" w14:textId="145F397E" w:rsidR="00CA29A3" w:rsidRDefault="00CA29A3" w:rsidP="00CA29A3">
            <w:pPr>
              <w:snapToGrid w:val="0"/>
              <w:ind w:left="60"/>
            </w:pPr>
          </w:p>
        </w:tc>
        <w:tc>
          <w:tcPr>
            <w:tcW w:w="1692" w:type="pct"/>
            <w:tcBorders>
              <w:top w:val="single" w:sz="4" w:space="0" w:color="000000"/>
              <w:left w:val="single" w:sz="4" w:space="0" w:color="000000"/>
              <w:bottom w:val="single" w:sz="4" w:space="0" w:color="000000"/>
              <w:right w:val="single" w:sz="4" w:space="0" w:color="000000"/>
            </w:tcBorders>
          </w:tcPr>
          <w:p w14:paraId="3353A13F" w14:textId="1A0E7E96" w:rsidR="00CA29A3" w:rsidRDefault="00CA29A3" w:rsidP="00CA29A3">
            <w:pPr>
              <w:snapToGrid w:val="0"/>
              <w:ind w:left="60"/>
            </w:pPr>
          </w:p>
        </w:tc>
      </w:tr>
    </w:tbl>
    <w:p w14:paraId="283766D6" w14:textId="77777777" w:rsidR="007211E7" w:rsidRPr="005326BB" w:rsidRDefault="007211E7">
      <w:pPr>
        <w:rPr>
          <w:color w:val="000000" w:themeColor="text1"/>
        </w:rPr>
      </w:pPr>
    </w:p>
    <w:sectPr w:rsidR="007211E7" w:rsidRPr="005326BB">
      <w:headerReference w:type="default" r:id="rId13"/>
      <w:footerReference w:type="default" r:id="rId14"/>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A73C9" w14:textId="77777777" w:rsidR="003261F9" w:rsidRDefault="003261F9">
      <w:r>
        <w:separator/>
      </w:r>
    </w:p>
  </w:endnote>
  <w:endnote w:type="continuationSeparator" w:id="0">
    <w:p w14:paraId="389C1CE8" w14:textId="77777777" w:rsidR="003261F9" w:rsidRDefault="0032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70867" w14:textId="7E92DBD4"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" filled="f" stroked="f">
              <v:textbox inset="0,0,0,0">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C80FB8">
      <w:rPr>
        <w:rFonts w:ascii="Arial" w:hAnsi="Arial" w:cs="Arial"/>
        <w:sz w:val="18"/>
        <w:szCs w:val="18"/>
      </w:rPr>
      <w:t>12</w:t>
    </w:r>
    <w:r w:rsidR="00C80FB8" w:rsidRPr="00C80FB8">
      <w:rPr>
        <w:rFonts w:ascii="Arial" w:hAnsi="Arial" w:cs="Arial"/>
        <w:sz w:val="18"/>
        <w:szCs w:val="18"/>
        <w:vertAlign w:val="superscript"/>
      </w:rPr>
      <w:t>th</w:t>
    </w:r>
    <w:r w:rsidR="00C80FB8">
      <w:rPr>
        <w:rFonts w:ascii="Arial" w:hAnsi="Arial" w:cs="Arial"/>
        <w:sz w:val="18"/>
        <w:szCs w:val="18"/>
      </w:rPr>
      <w:t xml:space="preserve"> August 2019</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DE3C11" w14:textId="77777777" w:rsidR="003261F9" w:rsidRDefault="003261F9">
      <w:r>
        <w:separator/>
      </w:r>
    </w:p>
  </w:footnote>
  <w:footnote w:type="continuationSeparator" w:id="0">
    <w:p w14:paraId="34AB6EE7" w14:textId="77777777" w:rsidR="003261F9" w:rsidRDefault="00326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77777777"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D34CFB" w:rsidRDefault="00D34CFB">
          <w:pPr>
            <w:pStyle w:val="Header"/>
            <w:jc w:val="right"/>
            <w:rPr>
              <w:rFonts w:ascii="Arial" w:hAnsi="Arial" w:cs="Arial"/>
            </w:rPr>
          </w:pPr>
        </w:p>
      </w:tc>
    </w:tr>
  </w:tbl>
  <w:p w14:paraId="7D7135B6" w14:textId="77777777" w:rsidR="00D34CFB" w:rsidRDefault="00D34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99D7679"/>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E1BE2"/>
    <w:multiLevelType w:val="hybridMultilevel"/>
    <w:tmpl w:val="DEC49EF2"/>
    <w:lvl w:ilvl="0" w:tplc="12A8FB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B434DE"/>
    <w:multiLevelType w:val="hybridMultilevel"/>
    <w:tmpl w:val="079C36BE"/>
    <w:lvl w:ilvl="0" w:tplc="AE56C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BA6B3E"/>
    <w:multiLevelType w:val="hybridMultilevel"/>
    <w:tmpl w:val="729E9718"/>
    <w:lvl w:ilvl="0" w:tplc="1C600ACA">
      <w:start w:val="1"/>
      <w:numFmt w:val="decimal"/>
      <w:lvlText w:val="%1."/>
      <w:lvlJc w:val="left"/>
      <w:pPr>
        <w:ind w:left="720" w:hanging="360"/>
      </w:pPr>
      <w:rPr>
        <w:rFonts w:ascii="Arial" w:eastAsia="Times New Roman" w:hAnsi="Arial" w:cs="Aria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46A7E"/>
    <w:multiLevelType w:val="hybridMultilevel"/>
    <w:tmpl w:val="DACA39FC"/>
    <w:lvl w:ilvl="0" w:tplc="58287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421C6A"/>
    <w:multiLevelType w:val="hybridMultilevel"/>
    <w:tmpl w:val="1088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91C9E"/>
    <w:multiLevelType w:val="hybridMultilevel"/>
    <w:tmpl w:val="2582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D91BC1"/>
    <w:multiLevelType w:val="hybridMultilevel"/>
    <w:tmpl w:val="C2CC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75774F"/>
    <w:multiLevelType w:val="hybridMultilevel"/>
    <w:tmpl w:val="F4DE95CE"/>
    <w:lvl w:ilvl="0" w:tplc="BB960E6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9D04E0"/>
    <w:multiLevelType w:val="multilevel"/>
    <w:tmpl w:val="54DE2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9F3678D"/>
    <w:multiLevelType w:val="hybridMultilevel"/>
    <w:tmpl w:val="D1E6F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DA5045"/>
    <w:multiLevelType w:val="hybridMultilevel"/>
    <w:tmpl w:val="39ACE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72A4D85"/>
    <w:multiLevelType w:val="hybridMultilevel"/>
    <w:tmpl w:val="FEBA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9D7D38"/>
    <w:multiLevelType w:val="hybridMultilevel"/>
    <w:tmpl w:val="3D96ECE8"/>
    <w:lvl w:ilvl="0" w:tplc="0A36178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52FD7CF2"/>
    <w:multiLevelType w:val="hybridMultilevel"/>
    <w:tmpl w:val="9B6AA59A"/>
    <w:lvl w:ilvl="0" w:tplc="04090001">
      <w:start w:val="1"/>
      <w:numFmt w:val="bullet"/>
      <w:lvlText w:val=""/>
      <w:lvlJc w:val="left"/>
      <w:pPr>
        <w:ind w:left="720" w:hanging="360"/>
      </w:pPr>
      <w:rPr>
        <w:rFonts w:ascii="Symbol" w:hAnsi="Symbol"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F1BDC"/>
    <w:multiLevelType w:val="hybridMultilevel"/>
    <w:tmpl w:val="35AA3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B46BC0"/>
    <w:multiLevelType w:val="hybridMultilevel"/>
    <w:tmpl w:val="1242B5BA"/>
    <w:lvl w:ilvl="0" w:tplc="F282059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B363A4"/>
    <w:multiLevelType w:val="hybridMultilevel"/>
    <w:tmpl w:val="E74A96D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7D074347"/>
    <w:multiLevelType w:val="hybridMultilevel"/>
    <w:tmpl w:val="D1D67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22"/>
  </w:num>
  <w:num w:numId="6">
    <w:abstractNumId w:val="11"/>
  </w:num>
  <w:num w:numId="7">
    <w:abstractNumId w:val="16"/>
  </w:num>
  <w:num w:numId="8">
    <w:abstractNumId w:val="8"/>
  </w:num>
  <w:num w:numId="9">
    <w:abstractNumId w:val="6"/>
  </w:num>
  <w:num w:numId="10">
    <w:abstractNumId w:val="5"/>
  </w:num>
  <w:num w:numId="11">
    <w:abstractNumId w:val="10"/>
  </w:num>
  <w:num w:numId="12">
    <w:abstractNumId w:val="21"/>
  </w:num>
  <w:num w:numId="13">
    <w:abstractNumId w:val="12"/>
  </w:num>
  <w:num w:numId="14">
    <w:abstractNumId w:val="18"/>
  </w:num>
  <w:num w:numId="15">
    <w:abstractNumId w:val="4"/>
  </w:num>
  <w:num w:numId="16">
    <w:abstractNumId w:val="7"/>
  </w:num>
  <w:num w:numId="17">
    <w:abstractNumId w:val="9"/>
  </w:num>
  <w:num w:numId="18">
    <w:abstractNumId w:val="14"/>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17"/>
  </w:num>
  <w:num w:numId="22">
    <w:abstractNumId w:val="23"/>
  </w:num>
  <w:num w:numId="23">
    <w:abstractNumId w:val="20"/>
  </w:num>
  <w:num w:numId="2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upa Panday">
    <w15:presenceInfo w15:providerId="None" w15:userId="Rupa Pand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836"/>
    <w:rsid w:val="00020D4D"/>
    <w:rsid w:val="00047384"/>
    <w:rsid w:val="00075101"/>
    <w:rsid w:val="000814E1"/>
    <w:rsid w:val="00093208"/>
    <w:rsid w:val="000C718A"/>
    <w:rsid w:val="00115682"/>
    <w:rsid w:val="00120641"/>
    <w:rsid w:val="00144E27"/>
    <w:rsid w:val="00172283"/>
    <w:rsid w:val="001A3DDA"/>
    <w:rsid w:val="001D5745"/>
    <w:rsid w:val="001F1B9E"/>
    <w:rsid w:val="002260E2"/>
    <w:rsid w:val="00252514"/>
    <w:rsid w:val="002626C8"/>
    <w:rsid w:val="002807F6"/>
    <w:rsid w:val="00294459"/>
    <w:rsid w:val="00294867"/>
    <w:rsid w:val="002D2CE4"/>
    <w:rsid w:val="002D7FFD"/>
    <w:rsid w:val="003261F9"/>
    <w:rsid w:val="003722EF"/>
    <w:rsid w:val="003B344D"/>
    <w:rsid w:val="003B53EE"/>
    <w:rsid w:val="003B7B75"/>
    <w:rsid w:val="003E0C24"/>
    <w:rsid w:val="003F61B8"/>
    <w:rsid w:val="004042EC"/>
    <w:rsid w:val="00411D26"/>
    <w:rsid w:val="00421E8A"/>
    <w:rsid w:val="004869EC"/>
    <w:rsid w:val="004C77AB"/>
    <w:rsid w:val="005146B3"/>
    <w:rsid w:val="005326BB"/>
    <w:rsid w:val="005378FB"/>
    <w:rsid w:val="00546CE3"/>
    <w:rsid w:val="005655F1"/>
    <w:rsid w:val="00586037"/>
    <w:rsid w:val="005B2138"/>
    <w:rsid w:val="005F1EA2"/>
    <w:rsid w:val="0060074A"/>
    <w:rsid w:val="00604836"/>
    <w:rsid w:val="00687D0D"/>
    <w:rsid w:val="006A231E"/>
    <w:rsid w:val="006F6A28"/>
    <w:rsid w:val="007211E7"/>
    <w:rsid w:val="00726542"/>
    <w:rsid w:val="00770B98"/>
    <w:rsid w:val="007F701B"/>
    <w:rsid w:val="00847002"/>
    <w:rsid w:val="008712E7"/>
    <w:rsid w:val="00875C24"/>
    <w:rsid w:val="00877996"/>
    <w:rsid w:val="008B14A4"/>
    <w:rsid w:val="008E612E"/>
    <w:rsid w:val="0094083E"/>
    <w:rsid w:val="00945AFE"/>
    <w:rsid w:val="009466A8"/>
    <w:rsid w:val="0097208B"/>
    <w:rsid w:val="009A703D"/>
    <w:rsid w:val="009E4167"/>
    <w:rsid w:val="00A33924"/>
    <w:rsid w:val="00A651A0"/>
    <w:rsid w:val="00AA3EE0"/>
    <w:rsid w:val="00AA6D3E"/>
    <w:rsid w:val="00AB67AD"/>
    <w:rsid w:val="00B12329"/>
    <w:rsid w:val="00B37964"/>
    <w:rsid w:val="00BD3D86"/>
    <w:rsid w:val="00C12201"/>
    <w:rsid w:val="00C34657"/>
    <w:rsid w:val="00C416D6"/>
    <w:rsid w:val="00C64D37"/>
    <w:rsid w:val="00C80FB8"/>
    <w:rsid w:val="00CA29A3"/>
    <w:rsid w:val="00D34CFB"/>
    <w:rsid w:val="00D514DD"/>
    <w:rsid w:val="00D52557"/>
    <w:rsid w:val="00D5323D"/>
    <w:rsid w:val="00D5430F"/>
    <w:rsid w:val="00D67035"/>
    <w:rsid w:val="00D96E60"/>
    <w:rsid w:val="00DB7178"/>
    <w:rsid w:val="00E13488"/>
    <w:rsid w:val="00E54B2F"/>
    <w:rsid w:val="00E803F0"/>
    <w:rsid w:val="00E84252"/>
    <w:rsid w:val="00ED0D0F"/>
    <w:rsid w:val="00EE7033"/>
    <w:rsid w:val="00EF3FBE"/>
    <w:rsid w:val="00EF7E2B"/>
    <w:rsid w:val="00F047B1"/>
    <w:rsid w:val="00F435A5"/>
    <w:rsid w:val="00FC7AFC"/>
    <w:rsid w:val="00FF3854"/>
    <w:rsid w:val="00FF3DB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chartTrackingRefBased/>
  <w15:docId w15:val="{60923376-1CD2-4C7D-B493-AFD75878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A33924"/>
    <w:pPr>
      <w:ind w:left="720"/>
      <w:contextualSpacing/>
    </w:pPr>
  </w:style>
  <w:style w:type="table" w:styleId="TableGrid">
    <w:name w:val="Table Grid"/>
    <w:basedOn w:val="TableNormal"/>
    <w:uiPriority w:val="39"/>
    <w:rsid w:val="0042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838352790055297431gmail-m2298484839294142411gmail-m7521697405358122306gmail-m5978859602395842004gmail-m7277918689708829708msolistparagraph">
    <w:name w:val="m_3838352790055297431gmail-m_2298484839294142411gmail-m_7521697405358122306gmail-m_5978859602395842004gmail-m_7277918689708829708msolistparagraph"/>
    <w:basedOn w:val="Normal"/>
    <w:rsid w:val="00D96E60"/>
    <w:pPr>
      <w:suppressAutoHyphens w:val="0"/>
      <w:spacing w:before="100" w:beforeAutospacing="1" w:after="100" w:afterAutospacing="1"/>
    </w:pPr>
    <w:rPr>
      <w:sz w:val="24"/>
      <w:szCs w:val="24"/>
    </w:rPr>
  </w:style>
  <w:style w:type="character" w:customStyle="1" w:styleId="UnresolvedMention">
    <w:name w:val="Unresolved Mention"/>
    <w:basedOn w:val="DefaultParagraphFont"/>
    <w:uiPriority w:val="99"/>
    <w:semiHidden/>
    <w:unhideWhenUsed/>
    <w:rsid w:val="00CA2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716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jprasaddhakal@gmail.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yadavmithles47@gmail.com"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urgaregmi012@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shisapkota2@gmail.com" TargetMode="External"/><Relationship Id="rId4" Type="http://schemas.openxmlformats.org/officeDocument/2006/relationships/webSettings" Target="webSettings.xml"/><Relationship Id="rId9" Type="http://schemas.openxmlformats.org/officeDocument/2006/relationships/hyperlink" Target="mailto:Sunitashrestha0321@gmail.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3530</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Ishwor Neupane</cp:lastModifiedBy>
  <cp:revision>2</cp:revision>
  <cp:lastPrinted>2006-06-01T10:15:00Z</cp:lastPrinted>
  <dcterms:created xsi:type="dcterms:W3CDTF">2019-09-11T05:19:00Z</dcterms:created>
  <dcterms:modified xsi:type="dcterms:W3CDTF">2019-09-11T05:19:00Z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