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586" w:type="dxa"/>
        <w:tblInd w:w="-5" w:type="dxa"/>
        <w:tblLayout w:type="fixed"/>
        <w:tblLook w:val="0000" w:firstRow="0" w:lastRow="0" w:firstColumn="0" w:lastColumn="0" w:noHBand="0" w:noVBand="0"/>
      </w:tblPr>
      <w:tblGrid>
        <w:gridCol w:w="2337"/>
        <w:gridCol w:w="1173"/>
        <w:gridCol w:w="1482"/>
        <w:gridCol w:w="4594"/>
      </w:tblGrid>
      <w:tr w:rsidR="005326BB" w:rsidRPr="005326BB" w14:paraId="4F115B1F" w14:textId="77777777" w:rsidTr="002D2CE4">
        <w:tc>
          <w:tcPr>
            <w:tcW w:w="2337" w:type="dxa"/>
            <w:tcBorders>
              <w:top w:val="single" w:sz="4" w:space="0" w:color="000000"/>
              <w:left w:val="single" w:sz="4" w:space="0" w:color="000000"/>
              <w:bottom w:val="single" w:sz="4" w:space="0" w:color="000000"/>
            </w:tcBorders>
            <w:shd w:val="clear" w:color="auto" w:fill="D9D9D9"/>
          </w:tcPr>
          <w:p w14:paraId="7C8C3BE4" w14:textId="77777777" w:rsidR="00D34CFB" w:rsidRPr="005326BB" w:rsidRDefault="00D34CFB">
            <w:pPr>
              <w:pStyle w:val="MinutesHeading1"/>
              <w:rPr>
                <w:rFonts w:ascii="Arial" w:hAnsi="Arial" w:cs="Arial"/>
                <w:i/>
                <w:iCs/>
                <w:color w:val="000000" w:themeColor="text1"/>
              </w:rPr>
            </w:pPr>
            <w:bookmarkStart w:id="0" w:name="_GoBack"/>
            <w:bookmarkEnd w:id="0"/>
            <w:r w:rsidRPr="005326BB">
              <w:rPr>
                <w:rFonts w:cs="Arial"/>
                <w:color w:val="000000" w:themeColor="text1"/>
              </w:rPr>
              <w:t>Meeting Purpose:</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tcPr>
          <w:p w14:paraId="2AE284E7" w14:textId="3BEEB458" w:rsidR="00D34CFB" w:rsidRPr="005326BB" w:rsidRDefault="001A3DDA">
            <w:pPr>
              <w:rPr>
                <w:color w:val="000000" w:themeColor="text1"/>
              </w:rPr>
            </w:pPr>
            <w:proofErr w:type="spellStart"/>
            <w:r>
              <w:rPr>
                <w:color w:val="000000" w:themeColor="text1"/>
              </w:rPr>
              <w:t>Palika</w:t>
            </w:r>
            <w:proofErr w:type="spellEnd"/>
            <w:r>
              <w:rPr>
                <w:color w:val="000000" w:themeColor="text1"/>
              </w:rPr>
              <w:t xml:space="preserve"> Level coordination meeting</w:t>
            </w:r>
            <w:r w:rsidR="00D514DD">
              <w:rPr>
                <w:color w:val="000000" w:themeColor="text1"/>
              </w:rPr>
              <w:t xml:space="preserve"> at </w:t>
            </w:r>
            <w:proofErr w:type="spellStart"/>
            <w:r w:rsidR="00D514DD">
              <w:rPr>
                <w:color w:val="000000" w:themeColor="text1"/>
              </w:rPr>
              <w:t>Bhotekoshi</w:t>
            </w:r>
            <w:proofErr w:type="spellEnd"/>
            <w:r w:rsidR="00D514DD">
              <w:rPr>
                <w:color w:val="000000" w:themeColor="text1"/>
              </w:rPr>
              <w:t xml:space="preserve"> </w:t>
            </w:r>
            <w:proofErr w:type="spellStart"/>
            <w:r w:rsidR="00D514DD">
              <w:rPr>
                <w:color w:val="000000" w:themeColor="text1"/>
              </w:rPr>
              <w:t>GauPalika</w:t>
            </w:r>
            <w:proofErr w:type="spellEnd"/>
          </w:p>
        </w:tc>
      </w:tr>
      <w:tr w:rsidR="005326BB" w:rsidRPr="005326BB" w14:paraId="0A6C5961" w14:textId="77777777" w:rsidTr="002D2CE4">
        <w:tc>
          <w:tcPr>
            <w:tcW w:w="2337" w:type="dxa"/>
            <w:tcBorders>
              <w:top w:val="single" w:sz="4" w:space="0" w:color="000000"/>
              <w:left w:val="single" w:sz="4" w:space="0" w:color="000000"/>
              <w:bottom w:val="single" w:sz="4" w:space="0" w:color="000000"/>
            </w:tcBorders>
            <w:shd w:val="clear" w:color="auto" w:fill="D9D9D9"/>
          </w:tcPr>
          <w:p w14:paraId="67E19FDB" w14:textId="77777777" w:rsidR="00D34CFB" w:rsidRPr="005326BB" w:rsidRDefault="00D34CFB">
            <w:pPr>
              <w:pStyle w:val="MinutesHeading1"/>
              <w:rPr>
                <w:rFonts w:ascii="Arial" w:hAnsi="Arial" w:cs="Arial"/>
                <w:i/>
                <w:iCs/>
                <w:color w:val="000000" w:themeColor="text1"/>
              </w:rPr>
            </w:pPr>
            <w:r w:rsidRPr="005326BB">
              <w:rPr>
                <w:rFonts w:cs="Arial"/>
                <w:color w:val="000000" w:themeColor="text1"/>
              </w:rPr>
              <w:t xml:space="preserve">Meeting Date: </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tcPr>
          <w:p w14:paraId="55BE8E77" w14:textId="78D51AAC" w:rsidR="00D34CFB" w:rsidRPr="005326BB" w:rsidRDefault="001A3DDA" w:rsidP="008B14A4">
            <w:pPr>
              <w:rPr>
                <w:color w:val="000000" w:themeColor="text1"/>
              </w:rPr>
            </w:pPr>
            <w:r>
              <w:rPr>
                <w:color w:val="000000" w:themeColor="text1"/>
              </w:rPr>
              <w:t>19/06/2019(19</w:t>
            </w:r>
            <w:r w:rsidRPr="001A3DDA">
              <w:rPr>
                <w:color w:val="000000" w:themeColor="text1"/>
                <w:vertAlign w:val="superscript"/>
              </w:rPr>
              <w:t>th</w:t>
            </w:r>
            <w:r>
              <w:rPr>
                <w:color w:val="000000" w:themeColor="text1"/>
              </w:rPr>
              <w:t xml:space="preserve"> Jun 2019)</w:t>
            </w:r>
          </w:p>
        </w:tc>
      </w:tr>
      <w:tr w:rsidR="005326BB" w:rsidRPr="005326BB" w14:paraId="63DF8BE6" w14:textId="77777777" w:rsidTr="002D2CE4">
        <w:tc>
          <w:tcPr>
            <w:tcW w:w="2337" w:type="dxa"/>
            <w:tcBorders>
              <w:top w:val="single" w:sz="4" w:space="0" w:color="000000"/>
              <w:left w:val="single" w:sz="4" w:space="0" w:color="000000"/>
              <w:bottom w:val="single" w:sz="4" w:space="0" w:color="000000"/>
            </w:tcBorders>
            <w:shd w:val="clear" w:color="auto" w:fill="D9D9D9"/>
          </w:tcPr>
          <w:p w14:paraId="79AD9229" w14:textId="77777777" w:rsidR="00D34CFB" w:rsidRPr="005326BB" w:rsidRDefault="00D34CFB">
            <w:pPr>
              <w:pStyle w:val="MinutesHeading1"/>
              <w:rPr>
                <w:rFonts w:ascii="Arial" w:hAnsi="Arial" w:cs="Arial"/>
                <w:i/>
                <w:iCs/>
                <w:color w:val="000000" w:themeColor="text1"/>
              </w:rPr>
            </w:pPr>
            <w:r w:rsidRPr="005326BB">
              <w:rPr>
                <w:rFonts w:cs="Arial"/>
                <w:color w:val="000000" w:themeColor="text1"/>
              </w:rPr>
              <w:t xml:space="preserve">Meeting Time: </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tcPr>
          <w:p w14:paraId="12CD2A61" w14:textId="44335F2E" w:rsidR="00D34CFB" w:rsidRPr="005326BB" w:rsidRDefault="001A3DDA">
            <w:pPr>
              <w:rPr>
                <w:color w:val="000000" w:themeColor="text1"/>
              </w:rPr>
            </w:pPr>
            <w:r>
              <w:rPr>
                <w:color w:val="000000" w:themeColor="text1"/>
              </w:rPr>
              <w:t>2:30 PM</w:t>
            </w:r>
          </w:p>
        </w:tc>
      </w:tr>
      <w:tr w:rsidR="000814E1" w:rsidRPr="005326BB" w14:paraId="2DD5D0DD" w14:textId="3927B998" w:rsidTr="00381AF0">
        <w:tc>
          <w:tcPr>
            <w:tcW w:w="2337" w:type="dxa"/>
            <w:tcBorders>
              <w:top w:val="single" w:sz="4" w:space="0" w:color="000000"/>
              <w:left w:val="single" w:sz="4" w:space="0" w:color="000000"/>
              <w:bottom w:val="single" w:sz="4" w:space="0" w:color="000000"/>
            </w:tcBorders>
            <w:shd w:val="clear" w:color="auto" w:fill="D9D9D9"/>
          </w:tcPr>
          <w:p w14:paraId="1206ED65" w14:textId="77777777" w:rsidR="000814E1" w:rsidRPr="005326BB" w:rsidRDefault="000814E1">
            <w:pPr>
              <w:pStyle w:val="MinutesHeading1"/>
              <w:rPr>
                <w:rFonts w:ascii="Arial" w:hAnsi="Arial" w:cs="Arial"/>
                <w:i/>
                <w:iCs/>
                <w:color w:val="000000" w:themeColor="text1"/>
              </w:rPr>
            </w:pPr>
            <w:r w:rsidRPr="005326BB">
              <w:rPr>
                <w:rFonts w:cs="Arial"/>
                <w:color w:val="000000" w:themeColor="text1"/>
              </w:rPr>
              <w:t xml:space="preserve">Meeting Location: </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tcPr>
          <w:p w14:paraId="4407C114" w14:textId="17CA2F5C" w:rsidR="000814E1" w:rsidRPr="005326BB" w:rsidRDefault="001A3DDA">
            <w:pPr>
              <w:rPr>
                <w:color w:val="000000" w:themeColor="text1"/>
              </w:rPr>
            </w:pPr>
            <w:proofErr w:type="spellStart"/>
            <w:r>
              <w:rPr>
                <w:color w:val="000000" w:themeColor="text1"/>
              </w:rPr>
              <w:t>Bhotekoshi</w:t>
            </w:r>
            <w:proofErr w:type="spellEnd"/>
            <w:r>
              <w:rPr>
                <w:color w:val="000000" w:themeColor="text1"/>
              </w:rPr>
              <w:t xml:space="preserve"> </w:t>
            </w:r>
            <w:proofErr w:type="spellStart"/>
            <w:r>
              <w:rPr>
                <w:color w:val="000000" w:themeColor="text1"/>
              </w:rPr>
              <w:t>Gaupalika</w:t>
            </w:r>
            <w:proofErr w:type="spellEnd"/>
          </w:p>
        </w:tc>
      </w:tr>
      <w:tr w:rsidR="000814E1" w:rsidRPr="005326BB" w14:paraId="4AF23373" w14:textId="257240DA" w:rsidTr="00D666A8">
        <w:tc>
          <w:tcPr>
            <w:tcW w:w="2337" w:type="dxa"/>
            <w:tcBorders>
              <w:top w:val="single" w:sz="4" w:space="0" w:color="000000"/>
              <w:left w:val="single" w:sz="4" w:space="0" w:color="000000"/>
              <w:bottom w:val="single" w:sz="4" w:space="0" w:color="000000"/>
            </w:tcBorders>
            <w:shd w:val="clear" w:color="auto" w:fill="D9D9D9"/>
          </w:tcPr>
          <w:p w14:paraId="7EBA740A" w14:textId="77777777" w:rsidR="000814E1" w:rsidRPr="005326BB" w:rsidRDefault="000814E1">
            <w:pPr>
              <w:pStyle w:val="MinutesHeading1"/>
              <w:rPr>
                <w:rFonts w:ascii="Arial" w:hAnsi="Arial" w:cs="Arial"/>
                <w:i/>
                <w:iCs/>
                <w:color w:val="000000" w:themeColor="text1"/>
              </w:rPr>
            </w:pPr>
            <w:r w:rsidRPr="005326BB">
              <w:rPr>
                <w:rFonts w:cs="Arial"/>
                <w:color w:val="000000" w:themeColor="text1"/>
              </w:rPr>
              <w:t>Meeting Facilitator:</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tcPr>
          <w:p w14:paraId="2B2EAE8F" w14:textId="342B1229" w:rsidR="000814E1" w:rsidRPr="005326BB" w:rsidRDefault="001A3DDA">
            <w:pPr>
              <w:rPr>
                <w:color w:val="000000" w:themeColor="text1"/>
              </w:rPr>
            </w:pPr>
            <w:r>
              <w:rPr>
                <w:color w:val="000000" w:themeColor="text1"/>
              </w:rPr>
              <w:t>Pradip Sharma</w:t>
            </w:r>
          </w:p>
        </w:tc>
      </w:tr>
      <w:tr w:rsidR="000814E1" w:rsidRPr="005326BB" w14:paraId="0D4E101D" w14:textId="0DA29268" w:rsidTr="005F58C2">
        <w:tc>
          <w:tcPr>
            <w:tcW w:w="2337" w:type="dxa"/>
            <w:tcBorders>
              <w:top w:val="single" w:sz="4" w:space="0" w:color="000000"/>
              <w:left w:val="single" w:sz="4" w:space="0" w:color="000000"/>
              <w:bottom w:val="single" w:sz="4" w:space="0" w:color="000000"/>
            </w:tcBorders>
            <w:shd w:val="clear" w:color="auto" w:fill="D9D9D9"/>
          </w:tcPr>
          <w:p w14:paraId="48ACADA0" w14:textId="5196F8BE" w:rsidR="000814E1" w:rsidRPr="005326BB" w:rsidRDefault="000814E1">
            <w:pPr>
              <w:pStyle w:val="MinutesHeading1"/>
              <w:rPr>
                <w:rFonts w:ascii="Arial" w:hAnsi="Arial" w:cs="Arial"/>
                <w:i/>
                <w:iCs/>
                <w:color w:val="000000" w:themeColor="text1"/>
              </w:rPr>
            </w:pPr>
            <w:r w:rsidRPr="005326BB">
              <w:rPr>
                <w:rFonts w:cs="Arial"/>
                <w:color w:val="000000" w:themeColor="text1"/>
              </w:rPr>
              <w:t xml:space="preserve">Minutes Taken By: </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tcPr>
          <w:p w14:paraId="30D767F0" w14:textId="6A46BDDA" w:rsidR="000814E1" w:rsidRPr="005326BB" w:rsidRDefault="001A3DDA" w:rsidP="003B53EE">
            <w:pPr>
              <w:rPr>
                <w:color w:val="000000" w:themeColor="text1"/>
              </w:rPr>
            </w:pPr>
            <w:proofErr w:type="spellStart"/>
            <w:r>
              <w:rPr>
                <w:color w:val="000000" w:themeColor="text1"/>
              </w:rPr>
              <w:t>Ishor</w:t>
            </w:r>
            <w:proofErr w:type="spellEnd"/>
            <w:r>
              <w:rPr>
                <w:color w:val="000000" w:themeColor="text1"/>
              </w:rPr>
              <w:t xml:space="preserve"> Neupane</w:t>
            </w:r>
          </w:p>
        </w:tc>
      </w:tr>
      <w:tr w:rsidR="000814E1" w:rsidRPr="005326BB" w14:paraId="60B23FA6" w14:textId="1CF4A349" w:rsidTr="000814E1">
        <w:tc>
          <w:tcPr>
            <w:tcW w:w="2337" w:type="dxa"/>
            <w:tcBorders>
              <w:top w:val="single" w:sz="4" w:space="0" w:color="000000"/>
              <w:left w:val="single" w:sz="4" w:space="0" w:color="000000"/>
              <w:bottom w:val="single" w:sz="4" w:space="0" w:color="000000"/>
            </w:tcBorders>
            <w:shd w:val="clear" w:color="auto" w:fill="D9D9D9"/>
          </w:tcPr>
          <w:p w14:paraId="5A2548DF" w14:textId="5BD1D50E" w:rsidR="000814E1" w:rsidRPr="005326BB" w:rsidRDefault="000814E1">
            <w:pPr>
              <w:pStyle w:val="MinutesHeading1"/>
              <w:rPr>
                <w:rFonts w:cs="Arial"/>
                <w:color w:val="000000" w:themeColor="text1"/>
              </w:rPr>
            </w:pPr>
            <w:r>
              <w:rPr>
                <w:rFonts w:cs="Arial"/>
                <w:color w:val="000000" w:themeColor="text1"/>
              </w:rPr>
              <w:t>Summary of participants:</w:t>
            </w:r>
          </w:p>
        </w:tc>
        <w:tc>
          <w:tcPr>
            <w:tcW w:w="1173" w:type="dxa"/>
            <w:tcBorders>
              <w:top w:val="single" w:sz="4" w:space="0" w:color="000000"/>
              <w:left w:val="single" w:sz="4" w:space="0" w:color="000000"/>
              <w:bottom w:val="single" w:sz="4" w:space="0" w:color="000000"/>
              <w:right w:val="single" w:sz="4" w:space="0" w:color="auto"/>
            </w:tcBorders>
            <w:shd w:val="clear" w:color="auto" w:fill="auto"/>
          </w:tcPr>
          <w:p w14:paraId="63697B76" w14:textId="36EE3BAC" w:rsidR="000814E1" w:rsidRPr="005326BB" w:rsidRDefault="000814E1" w:rsidP="003B53EE">
            <w:pPr>
              <w:rPr>
                <w:color w:val="000000" w:themeColor="text1"/>
              </w:rPr>
            </w:pPr>
            <w:r>
              <w:rPr>
                <w:color w:val="000000" w:themeColor="text1"/>
              </w:rPr>
              <w:t xml:space="preserve">Total:    </w:t>
            </w:r>
            <w:r w:rsidR="001A3DDA">
              <w:rPr>
                <w:color w:val="000000" w:themeColor="text1"/>
              </w:rPr>
              <w:t>6</w:t>
            </w:r>
          </w:p>
        </w:tc>
        <w:tc>
          <w:tcPr>
            <w:tcW w:w="1482" w:type="dxa"/>
            <w:tcBorders>
              <w:top w:val="single" w:sz="4" w:space="0" w:color="000000"/>
              <w:left w:val="single" w:sz="4" w:space="0" w:color="auto"/>
              <w:bottom w:val="single" w:sz="4" w:space="0" w:color="000000"/>
              <w:right w:val="single" w:sz="4" w:space="0" w:color="auto"/>
            </w:tcBorders>
            <w:shd w:val="clear" w:color="auto" w:fill="auto"/>
          </w:tcPr>
          <w:p w14:paraId="558FC36B" w14:textId="32772EC1" w:rsidR="000814E1" w:rsidRPr="005326BB" w:rsidRDefault="000814E1" w:rsidP="000814E1">
            <w:pPr>
              <w:rPr>
                <w:color w:val="000000" w:themeColor="text1"/>
              </w:rPr>
            </w:pPr>
            <w:r>
              <w:rPr>
                <w:color w:val="000000" w:themeColor="text1"/>
              </w:rPr>
              <w:t>Female:</w:t>
            </w:r>
            <w:r w:rsidR="001A3DDA">
              <w:rPr>
                <w:color w:val="000000" w:themeColor="text1"/>
              </w:rPr>
              <w:t xml:space="preserve"> 0</w:t>
            </w:r>
          </w:p>
        </w:tc>
        <w:tc>
          <w:tcPr>
            <w:tcW w:w="4594" w:type="dxa"/>
            <w:tcBorders>
              <w:top w:val="single" w:sz="4" w:space="0" w:color="000000"/>
              <w:left w:val="single" w:sz="4" w:space="0" w:color="auto"/>
              <w:bottom w:val="single" w:sz="4" w:space="0" w:color="000000"/>
              <w:right w:val="single" w:sz="4" w:space="0" w:color="000000"/>
            </w:tcBorders>
            <w:shd w:val="clear" w:color="auto" w:fill="auto"/>
          </w:tcPr>
          <w:p w14:paraId="7028F452" w14:textId="3A999F0B" w:rsidR="000814E1" w:rsidRPr="005326BB" w:rsidRDefault="000814E1" w:rsidP="000814E1">
            <w:pPr>
              <w:rPr>
                <w:color w:val="000000" w:themeColor="text1"/>
              </w:rPr>
            </w:pPr>
            <w:r>
              <w:rPr>
                <w:color w:val="000000" w:themeColor="text1"/>
              </w:rPr>
              <w:t xml:space="preserve">Male: </w:t>
            </w:r>
            <w:r w:rsidR="001A3DDA">
              <w:rPr>
                <w:color w:val="000000" w:themeColor="text1"/>
              </w:rPr>
              <w:t>6</w:t>
            </w:r>
          </w:p>
        </w:tc>
      </w:tr>
    </w:tbl>
    <w:p w14:paraId="6D6B16CF" w14:textId="77777777" w:rsidR="00D34CFB" w:rsidRPr="005326BB" w:rsidRDefault="00D34CFB">
      <w:pPr>
        <w:rPr>
          <w:rFonts w:ascii="Arial" w:hAnsi="Arial" w:cs="Arial"/>
          <w:color w:val="000000" w:themeColor="text1"/>
        </w:rPr>
      </w:pPr>
    </w:p>
    <w:tbl>
      <w:tblPr>
        <w:tblW w:w="9586" w:type="dxa"/>
        <w:tblInd w:w="-5" w:type="dxa"/>
        <w:tblLayout w:type="fixed"/>
        <w:tblLook w:val="0000" w:firstRow="0" w:lastRow="0" w:firstColumn="0" w:lastColumn="0" w:noHBand="0" w:noVBand="0"/>
      </w:tblPr>
      <w:tblGrid>
        <w:gridCol w:w="9586"/>
      </w:tblGrid>
      <w:tr w:rsidR="005326BB" w:rsidRPr="005326BB" w14:paraId="51F4B789" w14:textId="77777777" w:rsidTr="007211E7">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0F13E6D" w14:textId="77777777" w:rsidR="00D34CFB" w:rsidRPr="005326BB" w:rsidRDefault="00D34CFB">
            <w:pPr>
              <w:rPr>
                <w:color w:val="000000" w:themeColor="text1"/>
              </w:rPr>
            </w:pPr>
            <w:r w:rsidRPr="005326BB">
              <w:rPr>
                <w:rFonts w:ascii="Arial" w:hAnsi="Arial" w:cs="Arial"/>
                <w:b/>
                <w:color w:val="000000" w:themeColor="text1"/>
              </w:rPr>
              <w:t>Discussion:</w:t>
            </w:r>
            <w:r w:rsidRPr="005326BB">
              <w:rPr>
                <w:rFonts w:ascii="Arial" w:hAnsi="Arial" w:cs="Arial"/>
                <w:color w:val="000000" w:themeColor="text1"/>
              </w:rPr>
              <w:t xml:space="preserve"> (Items/Knowledge Shared)</w:t>
            </w:r>
            <w:r w:rsidR="00FF3854" w:rsidRPr="005326BB">
              <w:rPr>
                <w:rFonts w:ascii="Arial" w:hAnsi="Arial" w:cs="Arial"/>
                <w:color w:val="000000" w:themeColor="text1"/>
              </w:rPr>
              <w:t xml:space="preserve"> </w:t>
            </w:r>
          </w:p>
        </w:tc>
      </w:tr>
      <w:tr w:rsidR="005326BB" w:rsidRPr="005326BB" w14:paraId="60FAD30C" w14:textId="77777777" w:rsidTr="007211E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471D589E" w14:textId="6F2A3E67" w:rsidR="00A33924" w:rsidRDefault="00A33924">
            <w:pPr>
              <w:rPr>
                <w:rFonts w:ascii="Arial" w:hAnsi="Arial" w:cs="Arial"/>
                <w:i/>
                <w:iCs/>
                <w:color w:val="000000" w:themeColor="text1"/>
              </w:rPr>
            </w:pPr>
            <w:r w:rsidRPr="005326BB">
              <w:rPr>
                <w:rFonts w:ascii="Arial" w:hAnsi="Arial" w:cs="Arial"/>
                <w:i/>
                <w:iCs/>
                <w:color w:val="000000" w:themeColor="text1"/>
              </w:rPr>
              <w:t xml:space="preserve">Agendas: </w:t>
            </w:r>
          </w:p>
          <w:p w14:paraId="3DA0F7C2" w14:textId="5621EB76" w:rsidR="001A3DDA" w:rsidRPr="001A3DDA" w:rsidRDefault="000814E1" w:rsidP="001A3DDA">
            <w:pPr>
              <w:pStyle w:val="ListParagraph"/>
              <w:numPr>
                <w:ilvl w:val="0"/>
                <w:numId w:val="14"/>
              </w:numPr>
              <w:rPr>
                <w:rFonts w:ascii="Arial" w:hAnsi="Arial" w:cs="Arial"/>
                <w:i/>
                <w:iCs/>
                <w:color w:val="000000" w:themeColor="text1"/>
              </w:rPr>
            </w:pPr>
            <w:r w:rsidRPr="000814E1">
              <w:rPr>
                <w:rFonts w:eastAsia="PMingLiU"/>
                <w:b/>
                <w:color w:val="183D7B"/>
                <w:sz w:val="22"/>
                <w:lang w:eastAsia="zh-TW"/>
              </w:rPr>
              <w:t>Review of last meeting/meeting minute</w:t>
            </w:r>
          </w:p>
          <w:p w14:paraId="704039E9" w14:textId="7BB19213" w:rsidR="000814E1" w:rsidRPr="001A3DDA" w:rsidRDefault="001A3DDA" w:rsidP="000814E1">
            <w:pPr>
              <w:pStyle w:val="ListParagraph"/>
              <w:numPr>
                <w:ilvl w:val="0"/>
                <w:numId w:val="14"/>
              </w:numPr>
              <w:rPr>
                <w:rFonts w:ascii="Arial" w:hAnsi="Arial" w:cs="Arial"/>
                <w:i/>
                <w:iCs/>
                <w:color w:val="000000" w:themeColor="text1"/>
              </w:rPr>
            </w:pPr>
            <w:r>
              <w:rPr>
                <w:rFonts w:eastAsia="PMingLiU"/>
                <w:b/>
                <w:color w:val="183D7B"/>
                <w:sz w:val="22"/>
                <w:lang w:eastAsia="zh-TW"/>
              </w:rPr>
              <w:t>Find out the landless issues</w:t>
            </w:r>
          </w:p>
          <w:p w14:paraId="663DE606" w14:textId="1CB1E5C4" w:rsidR="001A3DDA" w:rsidRPr="001A3DDA" w:rsidRDefault="001A3DDA" w:rsidP="000814E1">
            <w:pPr>
              <w:pStyle w:val="ListParagraph"/>
              <w:numPr>
                <w:ilvl w:val="0"/>
                <w:numId w:val="14"/>
              </w:numPr>
              <w:rPr>
                <w:rFonts w:ascii="Arial" w:hAnsi="Arial" w:cs="Arial"/>
                <w:i/>
                <w:iCs/>
                <w:color w:val="000000" w:themeColor="text1"/>
              </w:rPr>
            </w:pPr>
            <w:r>
              <w:rPr>
                <w:rFonts w:eastAsia="PMingLiU"/>
                <w:b/>
                <w:color w:val="183D7B"/>
                <w:sz w:val="22"/>
                <w:lang w:eastAsia="zh-TW"/>
              </w:rPr>
              <w:t>Discussion about the high rate of non-compliance issue</w:t>
            </w:r>
          </w:p>
          <w:p w14:paraId="6FC84AA5" w14:textId="045DB225" w:rsidR="001A3DDA" w:rsidRPr="001A3DDA" w:rsidRDefault="001A3DDA" w:rsidP="000814E1">
            <w:pPr>
              <w:pStyle w:val="ListParagraph"/>
              <w:numPr>
                <w:ilvl w:val="0"/>
                <w:numId w:val="14"/>
              </w:numPr>
              <w:rPr>
                <w:rFonts w:ascii="Arial" w:hAnsi="Arial" w:cs="Arial"/>
                <w:i/>
                <w:iCs/>
                <w:color w:val="000000" w:themeColor="text1"/>
              </w:rPr>
            </w:pPr>
            <w:r>
              <w:rPr>
                <w:rFonts w:eastAsia="PMingLiU"/>
                <w:b/>
                <w:color w:val="183D7B"/>
                <w:sz w:val="22"/>
                <w:lang w:eastAsia="zh-TW"/>
              </w:rPr>
              <w:t xml:space="preserve">Grant management and tranche </w:t>
            </w:r>
            <w:proofErr w:type="spellStart"/>
            <w:r>
              <w:rPr>
                <w:rFonts w:eastAsia="PMingLiU"/>
                <w:b/>
                <w:color w:val="183D7B"/>
                <w:sz w:val="22"/>
                <w:lang w:eastAsia="zh-TW"/>
              </w:rPr>
              <w:t>realese</w:t>
            </w:r>
            <w:proofErr w:type="spellEnd"/>
            <w:r>
              <w:rPr>
                <w:rFonts w:eastAsia="PMingLiU"/>
                <w:b/>
                <w:color w:val="183D7B"/>
                <w:sz w:val="22"/>
                <w:lang w:eastAsia="zh-TW"/>
              </w:rPr>
              <w:t xml:space="preserve"> updates</w:t>
            </w:r>
          </w:p>
          <w:p w14:paraId="1987D849" w14:textId="676D0C2D" w:rsidR="001A3DDA" w:rsidRPr="00B12329" w:rsidRDefault="001A3DDA" w:rsidP="000814E1">
            <w:pPr>
              <w:pStyle w:val="ListParagraph"/>
              <w:numPr>
                <w:ilvl w:val="0"/>
                <w:numId w:val="14"/>
              </w:numPr>
              <w:rPr>
                <w:rFonts w:ascii="Arial" w:hAnsi="Arial" w:cs="Arial"/>
                <w:i/>
                <w:iCs/>
                <w:color w:val="000000" w:themeColor="text1"/>
              </w:rPr>
            </w:pPr>
            <w:r>
              <w:rPr>
                <w:rFonts w:eastAsia="PMingLiU"/>
                <w:b/>
                <w:color w:val="183D7B"/>
                <w:sz w:val="22"/>
                <w:lang w:eastAsia="zh-TW"/>
              </w:rPr>
              <w:t>Landless issues, finding and solutions from GIMALI and HRRP</w:t>
            </w:r>
            <w:r w:rsidR="00B12329">
              <w:rPr>
                <w:rFonts w:eastAsia="PMingLiU"/>
                <w:b/>
                <w:color w:val="183D7B"/>
                <w:sz w:val="22"/>
                <w:lang w:eastAsia="zh-TW"/>
              </w:rPr>
              <w:t>.</w:t>
            </w:r>
          </w:p>
          <w:p w14:paraId="5D7908CB" w14:textId="79B5FEF8" w:rsidR="00B12329" w:rsidRPr="000814E1" w:rsidRDefault="00B12329" w:rsidP="000814E1">
            <w:pPr>
              <w:pStyle w:val="ListParagraph"/>
              <w:numPr>
                <w:ilvl w:val="0"/>
                <w:numId w:val="14"/>
              </w:numPr>
              <w:rPr>
                <w:rFonts w:ascii="Arial" w:hAnsi="Arial" w:cs="Arial"/>
                <w:i/>
                <w:iCs/>
                <w:color w:val="000000" w:themeColor="text1"/>
              </w:rPr>
            </w:pPr>
            <w:proofErr w:type="spellStart"/>
            <w:r>
              <w:rPr>
                <w:rFonts w:eastAsia="PMingLiU"/>
                <w:b/>
                <w:color w:val="183D7B"/>
                <w:sz w:val="22"/>
                <w:lang w:eastAsia="zh-TW"/>
              </w:rPr>
              <w:t>Palika</w:t>
            </w:r>
            <w:proofErr w:type="spellEnd"/>
            <w:r>
              <w:rPr>
                <w:rFonts w:eastAsia="PMingLiU"/>
                <w:b/>
                <w:color w:val="183D7B"/>
                <w:sz w:val="22"/>
                <w:lang w:eastAsia="zh-TW"/>
              </w:rPr>
              <w:t xml:space="preserve"> profile and upload into </w:t>
            </w:r>
            <w:proofErr w:type="spellStart"/>
            <w:r>
              <w:rPr>
                <w:rFonts w:eastAsia="PMingLiU"/>
                <w:b/>
                <w:color w:val="183D7B"/>
                <w:sz w:val="22"/>
                <w:lang w:eastAsia="zh-TW"/>
              </w:rPr>
              <w:t>Palika</w:t>
            </w:r>
            <w:proofErr w:type="spellEnd"/>
            <w:r>
              <w:rPr>
                <w:rFonts w:eastAsia="PMingLiU"/>
                <w:b/>
                <w:color w:val="183D7B"/>
                <w:sz w:val="22"/>
                <w:lang w:eastAsia="zh-TW"/>
              </w:rPr>
              <w:t xml:space="preserve"> website.</w:t>
            </w:r>
          </w:p>
          <w:p w14:paraId="5D76F7A4" w14:textId="1C6E1DFF" w:rsidR="000814E1" w:rsidRDefault="000814E1" w:rsidP="000814E1">
            <w:pPr>
              <w:rPr>
                <w:ins w:id="1" w:author="Rupa Panday" w:date="2018-05-21T12:33:00Z"/>
                <w:rFonts w:ascii="Arial" w:hAnsi="Arial" w:cs="Arial"/>
                <w:i/>
                <w:iCs/>
                <w:color w:val="000000" w:themeColor="text1"/>
              </w:rPr>
            </w:pPr>
          </w:p>
          <w:p w14:paraId="47818A0A" w14:textId="77777777" w:rsidR="00AA3EE0" w:rsidRDefault="00AA3EE0" w:rsidP="000814E1">
            <w:pPr>
              <w:rPr>
                <w:rFonts w:ascii="Arial" w:hAnsi="Arial" w:cs="Arial"/>
                <w:i/>
                <w:iCs/>
                <w:color w:val="000000" w:themeColor="text1"/>
              </w:rPr>
            </w:pPr>
          </w:p>
          <w:p w14:paraId="3C1A22D2" w14:textId="3EF31C50" w:rsidR="000814E1" w:rsidRDefault="000814E1" w:rsidP="000814E1">
            <w:pPr>
              <w:rPr>
                <w:rFonts w:ascii="Arial" w:hAnsi="Arial" w:cs="Arial"/>
                <w:i/>
                <w:iCs/>
                <w:color w:val="000000" w:themeColor="text1"/>
              </w:rPr>
            </w:pPr>
            <w:r>
              <w:rPr>
                <w:rFonts w:ascii="Arial" w:hAnsi="Arial" w:cs="Arial"/>
                <w:i/>
                <w:iCs/>
                <w:color w:val="000000" w:themeColor="text1"/>
              </w:rPr>
              <w:t>Decisions:</w:t>
            </w:r>
          </w:p>
          <w:p w14:paraId="4ECF568C" w14:textId="51A5D1FC" w:rsidR="001A3DDA" w:rsidRPr="00B12329" w:rsidRDefault="001A3DDA" w:rsidP="00B12329">
            <w:pPr>
              <w:pStyle w:val="ListParagraph"/>
              <w:numPr>
                <w:ilvl w:val="0"/>
                <w:numId w:val="15"/>
              </w:numPr>
              <w:rPr>
                <w:rFonts w:eastAsia="PMingLiU"/>
                <w:b/>
                <w:color w:val="183D7B"/>
                <w:sz w:val="22"/>
                <w:lang w:eastAsia="zh-TW"/>
              </w:rPr>
            </w:pPr>
            <w:r w:rsidRPr="00B12329">
              <w:rPr>
                <w:rFonts w:eastAsia="PMingLiU"/>
                <w:b/>
                <w:color w:val="183D7B"/>
                <w:sz w:val="22"/>
                <w:lang w:eastAsia="zh-TW"/>
              </w:rPr>
              <w:t xml:space="preserve">The major concern of the ward chiefs is the addressing </w:t>
            </w:r>
            <w:r w:rsidR="00B12329">
              <w:rPr>
                <w:rFonts w:eastAsia="PMingLiU"/>
                <w:b/>
                <w:color w:val="183D7B"/>
                <w:sz w:val="22"/>
                <w:lang w:eastAsia="zh-TW"/>
              </w:rPr>
              <w:t>the non-beneficiaries</w:t>
            </w:r>
            <w:r w:rsidRPr="00B12329">
              <w:rPr>
                <w:rFonts w:eastAsia="PMingLiU"/>
                <w:b/>
                <w:color w:val="183D7B"/>
                <w:sz w:val="22"/>
                <w:lang w:eastAsia="zh-TW"/>
              </w:rPr>
              <w:t xml:space="preserve">. Most of the ward chiefs have been vocal about </w:t>
            </w:r>
            <w:r w:rsidR="00B12329">
              <w:rPr>
                <w:rFonts w:eastAsia="PMingLiU"/>
                <w:b/>
                <w:color w:val="183D7B"/>
                <w:sz w:val="22"/>
                <w:lang w:eastAsia="zh-TW"/>
              </w:rPr>
              <w:t xml:space="preserve">tranche release </w:t>
            </w:r>
            <w:r w:rsidRPr="00B12329">
              <w:rPr>
                <w:rFonts w:eastAsia="PMingLiU"/>
                <w:b/>
                <w:color w:val="183D7B"/>
                <w:sz w:val="22"/>
                <w:lang w:eastAsia="zh-TW"/>
              </w:rPr>
              <w:t xml:space="preserve"> The delay in addressing of the grievances by the government even after 8-9 months has passed after the resurvey has been done is single major concern in almost all wards of the RM. </w:t>
            </w:r>
          </w:p>
          <w:p w14:paraId="03381613" w14:textId="09E2A128" w:rsidR="001A3DDA" w:rsidRPr="00B12329" w:rsidRDefault="001A3DDA" w:rsidP="00B12329">
            <w:pPr>
              <w:pStyle w:val="ListParagraph"/>
              <w:numPr>
                <w:ilvl w:val="0"/>
                <w:numId w:val="15"/>
              </w:numPr>
              <w:rPr>
                <w:rFonts w:eastAsia="PMingLiU"/>
                <w:b/>
                <w:color w:val="183D7B"/>
                <w:sz w:val="22"/>
                <w:lang w:eastAsia="zh-TW"/>
              </w:rPr>
            </w:pPr>
            <w:r w:rsidRPr="00B12329">
              <w:rPr>
                <w:rFonts w:eastAsia="PMingLiU"/>
                <w:b/>
                <w:color w:val="183D7B"/>
                <w:sz w:val="22"/>
                <w:lang w:eastAsia="zh-TW"/>
              </w:rPr>
              <w:t xml:space="preserve">There has been shortage of trained masons in </w:t>
            </w:r>
            <w:proofErr w:type="spellStart"/>
            <w:r w:rsidR="00B12329">
              <w:rPr>
                <w:rFonts w:eastAsia="PMingLiU"/>
                <w:b/>
                <w:color w:val="183D7B"/>
                <w:sz w:val="22"/>
                <w:lang w:eastAsia="zh-TW"/>
              </w:rPr>
              <w:t>Bhotekoshi</w:t>
            </w:r>
            <w:proofErr w:type="spellEnd"/>
            <w:r w:rsidR="00B12329">
              <w:rPr>
                <w:rFonts w:eastAsia="PMingLiU"/>
                <w:b/>
                <w:color w:val="183D7B"/>
                <w:sz w:val="22"/>
                <w:lang w:eastAsia="zh-TW"/>
              </w:rPr>
              <w:t xml:space="preserve"> </w:t>
            </w:r>
            <w:proofErr w:type="spellStart"/>
            <w:r w:rsidR="00B12329">
              <w:rPr>
                <w:rFonts w:eastAsia="PMingLiU"/>
                <w:b/>
                <w:color w:val="183D7B"/>
                <w:sz w:val="22"/>
                <w:lang w:eastAsia="zh-TW"/>
              </w:rPr>
              <w:t>GauPalika</w:t>
            </w:r>
            <w:proofErr w:type="spellEnd"/>
            <w:r w:rsidRPr="00B12329">
              <w:rPr>
                <w:rFonts w:eastAsia="PMingLiU"/>
                <w:b/>
                <w:color w:val="183D7B"/>
                <w:sz w:val="22"/>
                <w:lang w:eastAsia="zh-TW"/>
              </w:rPr>
              <w:t>. Most of the masons that are currently working are the untrained ones from the western part of Nepal albeit the mason trainings have been conducted frequently in the RM. Due to this, the building standards are</w:t>
            </w:r>
            <w:r w:rsidR="00B12329">
              <w:rPr>
                <w:rFonts w:eastAsia="PMingLiU"/>
                <w:b/>
                <w:color w:val="183D7B"/>
                <w:sz w:val="22"/>
                <w:lang w:eastAsia="zh-TW"/>
              </w:rPr>
              <w:t xml:space="preserve"> being neglected in many houses, and non- compliance issues raised.</w:t>
            </w:r>
            <w:r w:rsidRPr="00B12329">
              <w:rPr>
                <w:rFonts w:eastAsia="PMingLiU"/>
                <w:b/>
                <w:color w:val="183D7B"/>
                <w:sz w:val="22"/>
                <w:lang w:eastAsia="zh-TW"/>
              </w:rPr>
              <w:t xml:space="preserve"> </w:t>
            </w:r>
          </w:p>
          <w:p w14:paraId="7639EBBC" w14:textId="7E8698DF" w:rsidR="001A3DDA" w:rsidRPr="00B12329" w:rsidRDefault="001A3DDA" w:rsidP="00B12329">
            <w:pPr>
              <w:pStyle w:val="ListParagraph"/>
              <w:numPr>
                <w:ilvl w:val="0"/>
                <w:numId w:val="15"/>
              </w:numPr>
              <w:rPr>
                <w:rFonts w:eastAsia="PMingLiU"/>
                <w:b/>
                <w:color w:val="183D7B"/>
                <w:sz w:val="22"/>
                <w:lang w:eastAsia="zh-TW"/>
              </w:rPr>
            </w:pPr>
            <w:r w:rsidRPr="00B12329">
              <w:rPr>
                <w:rFonts w:eastAsia="PMingLiU"/>
                <w:b/>
                <w:color w:val="183D7B"/>
                <w:sz w:val="22"/>
                <w:lang w:eastAsia="zh-TW"/>
              </w:rPr>
              <w:t>The delay in the tranche processing is another common issue facing the wards of the RM. Due to the lack of file tracking mechanism, the representatives would need to spend a long time to know the whereabouts of the files.</w:t>
            </w:r>
            <w:r w:rsidR="00B12329">
              <w:rPr>
                <w:rFonts w:eastAsia="PMingLiU"/>
                <w:b/>
                <w:color w:val="183D7B"/>
                <w:sz w:val="22"/>
                <w:lang w:eastAsia="zh-TW"/>
              </w:rPr>
              <w:t xml:space="preserve"> Specially in ward no 3 have not getting tranche </w:t>
            </w:r>
            <w:proofErr w:type="gramStart"/>
            <w:r w:rsidR="00B12329">
              <w:rPr>
                <w:rFonts w:eastAsia="PMingLiU"/>
                <w:b/>
                <w:color w:val="183D7B"/>
                <w:sz w:val="22"/>
                <w:lang w:eastAsia="zh-TW"/>
              </w:rPr>
              <w:t>since</w:t>
            </w:r>
            <w:proofErr w:type="gramEnd"/>
            <w:r w:rsidR="00B12329">
              <w:rPr>
                <w:rFonts w:eastAsia="PMingLiU"/>
                <w:b/>
                <w:color w:val="183D7B"/>
                <w:sz w:val="22"/>
                <w:lang w:eastAsia="zh-TW"/>
              </w:rPr>
              <w:t xml:space="preserve"> 3 months</w:t>
            </w:r>
            <w:r w:rsidR="00B12329" w:rsidRPr="00B12329">
              <w:rPr>
                <w:rFonts w:eastAsia="PMingLiU"/>
                <w:b/>
                <w:color w:val="183D7B"/>
                <w:sz w:val="22"/>
                <w:lang w:eastAsia="zh-TW"/>
              </w:rPr>
              <w:t>.</w:t>
            </w:r>
          </w:p>
          <w:p w14:paraId="412D111D" w14:textId="339EF559" w:rsidR="000814E1" w:rsidRPr="00B12329" w:rsidRDefault="00B12329" w:rsidP="001A3DDA">
            <w:pPr>
              <w:pStyle w:val="ListParagraph"/>
              <w:numPr>
                <w:ilvl w:val="0"/>
                <w:numId w:val="15"/>
              </w:numPr>
              <w:rPr>
                <w:rFonts w:eastAsia="PMingLiU"/>
                <w:b/>
                <w:color w:val="183D7B"/>
                <w:sz w:val="22"/>
                <w:lang w:eastAsia="zh-TW"/>
              </w:rPr>
            </w:pPr>
            <w:r>
              <w:rPr>
                <w:rFonts w:eastAsia="PMingLiU"/>
                <w:b/>
                <w:color w:val="183D7B"/>
                <w:sz w:val="22"/>
                <w:lang w:eastAsia="zh-TW"/>
              </w:rPr>
              <w:t>There are 30</w:t>
            </w:r>
            <w:r w:rsidR="001A3DDA" w:rsidRPr="00B12329">
              <w:rPr>
                <w:rFonts w:eastAsia="PMingLiU"/>
                <w:b/>
                <w:color w:val="183D7B"/>
                <w:sz w:val="22"/>
                <w:lang w:eastAsia="zh-TW"/>
              </w:rPr>
              <w:t xml:space="preserve"> displaced households that has taken Rs. 200,000 that the government has provided for new settlement. They have bought new lands from the money but they are still</w:t>
            </w:r>
            <w:r w:rsidRPr="00B12329">
              <w:rPr>
                <w:rFonts w:eastAsia="PMingLiU"/>
                <w:b/>
                <w:color w:val="183D7B"/>
                <w:sz w:val="22"/>
                <w:lang w:eastAsia="zh-TW"/>
              </w:rPr>
              <w:t xml:space="preserve"> not getting amount from the </w:t>
            </w:r>
            <w:proofErr w:type="spellStart"/>
            <w:r w:rsidRPr="00B12329">
              <w:rPr>
                <w:rFonts w:eastAsia="PMingLiU"/>
                <w:b/>
                <w:color w:val="183D7B"/>
                <w:sz w:val="22"/>
                <w:lang w:eastAsia="zh-TW"/>
              </w:rPr>
              <w:t>GIMaLI</w:t>
            </w:r>
            <w:proofErr w:type="spellEnd"/>
            <w:r w:rsidRPr="00B12329">
              <w:rPr>
                <w:rFonts w:eastAsia="PMingLiU"/>
                <w:b/>
                <w:color w:val="183D7B"/>
                <w:sz w:val="22"/>
                <w:lang w:eastAsia="zh-TW"/>
              </w:rPr>
              <w:t xml:space="preserve"> office.</w:t>
            </w:r>
          </w:p>
          <w:p w14:paraId="78F65C73" w14:textId="6372872F" w:rsidR="000814E1" w:rsidRPr="00B12329" w:rsidRDefault="000814E1" w:rsidP="00B12329">
            <w:pPr>
              <w:pStyle w:val="ListParagraph"/>
              <w:rPr>
                <w:rFonts w:eastAsia="PMingLiU"/>
                <w:b/>
                <w:color w:val="183D7B"/>
                <w:sz w:val="22"/>
                <w:lang w:eastAsia="zh-TW"/>
              </w:rPr>
            </w:pPr>
          </w:p>
          <w:p w14:paraId="1E459C98" w14:textId="59AE7E3F" w:rsidR="000814E1" w:rsidRPr="00B12329" w:rsidRDefault="00B12329" w:rsidP="000814E1">
            <w:pPr>
              <w:pStyle w:val="ListParagraph"/>
              <w:numPr>
                <w:ilvl w:val="0"/>
                <w:numId w:val="15"/>
              </w:numPr>
              <w:rPr>
                <w:rFonts w:eastAsia="PMingLiU"/>
                <w:b/>
                <w:color w:val="183D7B"/>
                <w:sz w:val="22"/>
                <w:lang w:eastAsia="zh-TW"/>
              </w:rPr>
            </w:pPr>
            <w:r w:rsidRPr="00B12329">
              <w:rPr>
                <w:rFonts w:eastAsia="PMingLiU"/>
                <w:b/>
                <w:color w:val="183D7B"/>
                <w:sz w:val="22"/>
                <w:lang w:eastAsia="zh-TW"/>
              </w:rPr>
              <w:t xml:space="preserve">In </w:t>
            </w:r>
            <w:proofErr w:type="spellStart"/>
            <w:r w:rsidRPr="00B12329">
              <w:rPr>
                <w:rFonts w:eastAsia="PMingLiU"/>
                <w:b/>
                <w:color w:val="183D7B"/>
                <w:sz w:val="22"/>
                <w:lang w:eastAsia="zh-TW"/>
              </w:rPr>
              <w:t>Bhotekoshi</w:t>
            </w:r>
            <w:proofErr w:type="spellEnd"/>
            <w:r w:rsidRPr="00B12329">
              <w:rPr>
                <w:rFonts w:eastAsia="PMingLiU"/>
                <w:b/>
                <w:color w:val="183D7B"/>
                <w:sz w:val="22"/>
                <w:lang w:eastAsia="zh-TW"/>
              </w:rPr>
              <w:t xml:space="preserve"> </w:t>
            </w:r>
            <w:proofErr w:type="spellStart"/>
            <w:r w:rsidRPr="00B12329">
              <w:rPr>
                <w:rFonts w:eastAsia="PMingLiU"/>
                <w:b/>
                <w:color w:val="183D7B"/>
                <w:sz w:val="22"/>
                <w:lang w:eastAsia="zh-TW"/>
              </w:rPr>
              <w:t>Gaupalika</w:t>
            </w:r>
            <w:proofErr w:type="spellEnd"/>
            <w:r w:rsidRPr="00B12329">
              <w:rPr>
                <w:rFonts w:eastAsia="PMingLiU"/>
                <w:b/>
                <w:color w:val="183D7B"/>
                <w:sz w:val="22"/>
                <w:lang w:eastAsia="zh-TW"/>
              </w:rPr>
              <w:t xml:space="preserve"> 317 venerable household were not started reconstruction due to their lack of manpower and economic condition.</w:t>
            </w:r>
          </w:p>
          <w:p w14:paraId="0F921051" w14:textId="77777777" w:rsidR="000814E1" w:rsidRPr="000814E1" w:rsidRDefault="000814E1" w:rsidP="000814E1">
            <w:pPr>
              <w:rPr>
                <w:rFonts w:ascii="Arial" w:hAnsi="Arial" w:cs="Arial"/>
                <w:i/>
                <w:iCs/>
                <w:color w:val="000000" w:themeColor="text1"/>
              </w:rPr>
            </w:pPr>
          </w:p>
          <w:p w14:paraId="79113F14" w14:textId="77777777" w:rsidR="000814E1" w:rsidRPr="005326BB" w:rsidRDefault="000814E1">
            <w:pPr>
              <w:rPr>
                <w:rFonts w:ascii="Arial" w:hAnsi="Arial" w:cs="Arial"/>
                <w:i/>
                <w:iCs/>
                <w:color w:val="000000" w:themeColor="text1"/>
              </w:rPr>
            </w:pPr>
          </w:p>
          <w:p w14:paraId="2CAFB342" w14:textId="6B7CA724" w:rsidR="004869EC" w:rsidRDefault="004869EC" w:rsidP="00586037">
            <w:pPr>
              <w:ind w:left="1080"/>
              <w:rPr>
                <w:rFonts w:ascii="Arial" w:hAnsi="Arial" w:cs="Arial"/>
                <w:iCs/>
                <w:color w:val="000000" w:themeColor="text1"/>
              </w:rPr>
            </w:pPr>
          </w:p>
          <w:p w14:paraId="28250AD0" w14:textId="301C956C" w:rsidR="004869EC" w:rsidRDefault="004869EC" w:rsidP="00586037">
            <w:pPr>
              <w:ind w:left="1080"/>
              <w:rPr>
                <w:rFonts w:ascii="Arial" w:hAnsi="Arial" w:cs="Arial"/>
                <w:iCs/>
                <w:color w:val="000000" w:themeColor="text1"/>
              </w:rPr>
            </w:pPr>
          </w:p>
          <w:p w14:paraId="539D0B21" w14:textId="4AC0C1FC" w:rsidR="004869EC" w:rsidRDefault="004869EC" w:rsidP="00586037">
            <w:pPr>
              <w:ind w:left="1080"/>
              <w:rPr>
                <w:rFonts w:ascii="Arial" w:hAnsi="Arial" w:cs="Arial"/>
                <w:iCs/>
                <w:color w:val="000000" w:themeColor="text1"/>
              </w:rPr>
            </w:pPr>
          </w:p>
          <w:p w14:paraId="5FDEC7F2" w14:textId="00A9823C" w:rsidR="004869EC" w:rsidRDefault="004869EC" w:rsidP="00586037">
            <w:pPr>
              <w:ind w:left="1080"/>
              <w:rPr>
                <w:rFonts w:ascii="Arial" w:hAnsi="Arial" w:cs="Arial"/>
                <w:iCs/>
                <w:color w:val="000000" w:themeColor="text1"/>
              </w:rPr>
            </w:pPr>
          </w:p>
          <w:p w14:paraId="01F5D9D2" w14:textId="4FB1EC3C" w:rsidR="004869EC" w:rsidRDefault="004869EC" w:rsidP="00586037">
            <w:pPr>
              <w:ind w:left="1080"/>
              <w:rPr>
                <w:rFonts w:ascii="Arial" w:hAnsi="Arial" w:cs="Arial"/>
                <w:iCs/>
                <w:color w:val="000000" w:themeColor="text1"/>
              </w:rPr>
            </w:pPr>
          </w:p>
          <w:p w14:paraId="77C09FCE" w14:textId="33BFA9E8" w:rsidR="004869EC" w:rsidRDefault="004869EC" w:rsidP="00586037">
            <w:pPr>
              <w:ind w:left="1080"/>
              <w:rPr>
                <w:rFonts w:ascii="Arial" w:hAnsi="Arial" w:cs="Arial"/>
                <w:iCs/>
                <w:color w:val="000000" w:themeColor="text1"/>
              </w:rPr>
            </w:pPr>
          </w:p>
          <w:p w14:paraId="5AE5FDB9" w14:textId="4443973F" w:rsidR="004869EC" w:rsidRDefault="004869EC" w:rsidP="00586037">
            <w:pPr>
              <w:ind w:left="1080"/>
              <w:rPr>
                <w:rFonts w:ascii="Arial" w:hAnsi="Arial" w:cs="Arial"/>
                <w:iCs/>
                <w:color w:val="000000" w:themeColor="text1"/>
              </w:rPr>
            </w:pPr>
          </w:p>
          <w:p w14:paraId="700E1B15" w14:textId="6831F49B" w:rsidR="004869EC" w:rsidRDefault="004869EC" w:rsidP="00586037">
            <w:pPr>
              <w:ind w:left="1080"/>
              <w:rPr>
                <w:rFonts w:ascii="Arial" w:hAnsi="Arial" w:cs="Arial"/>
                <w:iCs/>
                <w:color w:val="000000" w:themeColor="text1"/>
              </w:rPr>
            </w:pPr>
          </w:p>
          <w:p w14:paraId="5F81C170" w14:textId="0FE6CB72" w:rsidR="004869EC" w:rsidRDefault="004869EC" w:rsidP="00586037">
            <w:pPr>
              <w:ind w:left="1080"/>
              <w:rPr>
                <w:rFonts w:ascii="Arial" w:hAnsi="Arial" w:cs="Arial"/>
                <w:iCs/>
                <w:color w:val="000000" w:themeColor="text1"/>
              </w:rPr>
            </w:pPr>
          </w:p>
          <w:p w14:paraId="24177B27" w14:textId="33DC5D7D" w:rsidR="004869EC" w:rsidRDefault="004869EC" w:rsidP="00586037">
            <w:pPr>
              <w:ind w:left="1080"/>
              <w:rPr>
                <w:rFonts w:ascii="Arial" w:hAnsi="Arial" w:cs="Arial"/>
                <w:iCs/>
                <w:color w:val="000000" w:themeColor="text1"/>
              </w:rPr>
            </w:pPr>
          </w:p>
          <w:p w14:paraId="27FB417A" w14:textId="6D0BC095" w:rsidR="004869EC" w:rsidRDefault="004869EC" w:rsidP="00586037">
            <w:pPr>
              <w:ind w:left="1080"/>
              <w:rPr>
                <w:rFonts w:ascii="Arial" w:hAnsi="Arial" w:cs="Arial"/>
                <w:iCs/>
                <w:color w:val="000000" w:themeColor="text1"/>
              </w:rPr>
            </w:pPr>
          </w:p>
          <w:p w14:paraId="76E7F71B" w14:textId="3BFFC510" w:rsidR="004869EC" w:rsidRDefault="004869EC" w:rsidP="00586037">
            <w:pPr>
              <w:ind w:left="1080"/>
              <w:rPr>
                <w:rFonts w:ascii="Arial" w:hAnsi="Arial" w:cs="Arial"/>
                <w:iCs/>
                <w:color w:val="000000" w:themeColor="text1"/>
              </w:rPr>
            </w:pPr>
          </w:p>
          <w:p w14:paraId="5851F79A" w14:textId="4B199AD5" w:rsidR="00B12329" w:rsidRDefault="00B12329" w:rsidP="00B12329">
            <w:pPr>
              <w:pStyle w:val="ListParagraph"/>
              <w:numPr>
                <w:ilvl w:val="0"/>
                <w:numId w:val="20"/>
              </w:numPr>
              <w:rPr>
                <w:rFonts w:ascii="Arial" w:hAnsi="Arial" w:cs="Arial"/>
                <w:iCs/>
                <w:color w:val="000000" w:themeColor="text1"/>
              </w:rPr>
            </w:pPr>
            <w:r>
              <w:rPr>
                <w:rFonts w:ascii="Arial" w:hAnsi="Arial" w:cs="Arial"/>
                <w:iCs/>
                <w:color w:val="000000" w:themeColor="text1"/>
              </w:rPr>
              <w:lastRenderedPageBreak/>
              <w:t xml:space="preserve">Dwarika foundation agree and </w:t>
            </w:r>
            <w:r w:rsidR="003E0C24">
              <w:rPr>
                <w:rFonts w:ascii="Arial" w:hAnsi="Arial" w:cs="Arial"/>
                <w:iCs/>
                <w:color w:val="000000" w:themeColor="text1"/>
              </w:rPr>
              <w:t xml:space="preserve">made </w:t>
            </w:r>
            <w:proofErr w:type="spellStart"/>
            <w:r w:rsidR="003E0C24">
              <w:rPr>
                <w:rFonts w:ascii="Arial" w:hAnsi="Arial" w:cs="Arial"/>
                <w:iCs/>
                <w:color w:val="000000" w:themeColor="text1"/>
              </w:rPr>
              <w:t>aggrement</w:t>
            </w:r>
            <w:proofErr w:type="spellEnd"/>
            <w:r w:rsidR="003E0C24">
              <w:rPr>
                <w:rFonts w:ascii="Arial" w:hAnsi="Arial" w:cs="Arial"/>
                <w:iCs/>
                <w:color w:val="000000" w:themeColor="text1"/>
              </w:rPr>
              <w:t xml:space="preserve"> with </w:t>
            </w:r>
            <w:proofErr w:type="spellStart"/>
            <w:r w:rsidR="003E0C24">
              <w:rPr>
                <w:rFonts w:ascii="Arial" w:hAnsi="Arial" w:cs="Arial"/>
                <w:iCs/>
                <w:color w:val="000000" w:themeColor="text1"/>
              </w:rPr>
              <w:t>Palika</w:t>
            </w:r>
            <w:proofErr w:type="spellEnd"/>
            <w:r w:rsidR="003E0C24">
              <w:rPr>
                <w:rFonts w:ascii="Arial" w:hAnsi="Arial" w:cs="Arial"/>
                <w:iCs/>
                <w:color w:val="000000" w:themeColor="text1"/>
              </w:rPr>
              <w:t xml:space="preserve"> for 155 houses planning to reconstruction and starting very soon.</w:t>
            </w:r>
          </w:p>
          <w:p w14:paraId="3055C156" w14:textId="2AFEB36E" w:rsidR="003E0C24" w:rsidRDefault="003E0C24" w:rsidP="00B12329">
            <w:pPr>
              <w:pStyle w:val="ListParagraph"/>
              <w:numPr>
                <w:ilvl w:val="0"/>
                <w:numId w:val="20"/>
              </w:numPr>
              <w:rPr>
                <w:rFonts w:ascii="Arial" w:hAnsi="Arial" w:cs="Arial"/>
                <w:iCs/>
                <w:color w:val="000000" w:themeColor="text1"/>
              </w:rPr>
            </w:pPr>
            <w:r>
              <w:rPr>
                <w:rFonts w:ascii="Arial" w:hAnsi="Arial" w:cs="Arial"/>
                <w:iCs/>
                <w:color w:val="000000" w:themeColor="text1"/>
              </w:rPr>
              <w:t xml:space="preserve">NRA and </w:t>
            </w:r>
            <w:proofErr w:type="spellStart"/>
            <w:r>
              <w:rPr>
                <w:rFonts w:ascii="Arial" w:hAnsi="Arial" w:cs="Arial"/>
                <w:iCs/>
                <w:color w:val="000000" w:themeColor="text1"/>
              </w:rPr>
              <w:t>Palika</w:t>
            </w:r>
            <w:proofErr w:type="spellEnd"/>
            <w:r>
              <w:rPr>
                <w:rFonts w:ascii="Arial" w:hAnsi="Arial" w:cs="Arial"/>
                <w:iCs/>
                <w:color w:val="000000" w:themeColor="text1"/>
              </w:rPr>
              <w:t xml:space="preserve"> level agreement paper distribute with administrative officer.</w:t>
            </w:r>
          </w:p>
          <w:p w14:paraId="08364F8B" w14:textId="02BBB80B" w:rsidR="003E0C24" w:rsidRDefault="003E0C24" w:rsidP="00B12329">
            <w:pPr>
              <w:pStyle w:val="ListParagraph"/>
              <w:numPr>
                <w:ilvl w:val="0"/>
                <w:numId w:val="20"/>
              </w:numPr>
              <w:rPr>
                <w:rFonts w:ascii="Arial" w:hAnsi="Arial" w:cs="Arial"/>
                <w:iCs/>
                <w:color w:val="000000" w:themeColor="text1"/>
              </w:rPr>
            </w:pPr>
            <w:r>
              <w:rPr>
                <w:rFonts w:ascii="Arial" w:hAnsi="Arial" w:cs="Arial"/>
                <w:iCs/>
                <w:color w:val="000000" w:themeColor="text1"/>
              </w:rPr>
              <w:t>Request for PA form digitization supports by HRRP.</w:t>
            </w:r>
          </w:p>
          <w:p w14:paraId="76903DC2" w14:textId="50681FBF" w:rsidR="003E0C24" w:rsidRDefault="003E0C24" w:rsidP="00B12329">
            <w:pPr>
              <w:pStyle w:val="ListParagraph"/>
              <w:numPr>
                <w:ilvl w:val="0"/>
                <w:numId w:val="20"/>
              </w:numPr>
              <w:rPr>
                <w:rFonts w:ascii="Arial" w:hAnsi="Arial" w:cs="Arial"/>
                <w:iCs/>
                <w:color w:val="000000" w:themeColor="text1"/>
              </w:rPr>
            </w:pPr>
            <w:r>
              <w:rPr>
                <w:rFonts w:ascii="Arial" w:hAnsi="Arial" w:cs="Arial"/>
                <w:iCs/>
                <w:color w:val="000000" w:themeColor="text1"/>
              </w:rPr>
              <w:t xml:space="preserve">CLPIU latter is better chain of work for uploading </w:t>
            </w:r>
            <w:proofErr w:type="spellStart"/>
            <w:r>
              <w:rPr>
                <w:rFonts w:ascii="Arial" w:hAnsi="Arial" w:cs="Arial"/>
                <w:iCs/>
                <w:color w:val="000000" w:themeColor="text1"/>
              </w:rPr>
              <w:t>palika</w:t>
            </w:r>
            <w:proofErr w:type="spellEnd"/>
            <w:r>
              <w:rPr>
                <w:rFonts w:ascii="Arial" w:hAnsi="Arial" w:cs="Arial"/>
                <w:iCs/>
                <w:color w:val="000000" w:themeColor="text1"/>
              </w:rPr>
              <w:t xml:space="preserve"> profile and further more action from </w:t>
            </w:r>
            <w:proofErr w:type="spellStart"/>
            <w:r>
              <w:rPr>
                <w:rFonts w:ascii="Arial" w:hAnsi="Arial" w:cs="Arial"/>
                <w:iCs/>
                <w:color w:val="000000" w:themeColor="text1"/>
              </w:rPr>
              <w:t>Palika</w:t>
            </w:r>
            <w:proofErr w:type="spellEnd"/>
            <w:r>
              <w:rPr>
                <w:rFonts w:ascii="Arial" w:hAnsi="Arial" w:cs="Arial"/>
                <w:iCs/>
                <w:color w:val="000000" w:themeColor="text1"/>
              </w:rPr>
              <w:t>.</w:t>
            </w:r>
          </w:p>
          <w:p w14:paraId="5EFE22E8" w14:textId="3FEB2232" w:rsidR="003E0C24" w:rsidRPr="00B12329" w:rsidRDefault="003E0C24" w:rsidP="00B12329">
            <w:pPr>
              <w:pStyle w:val="ListParagraph"/>
              <w:numPr>
                <w:ilvl w:val="0"/>
                <w:numId w:val="20"/>
              </w:numPr>
              <w:rPr>
                <w:rFonts w:ascii="Arial" w:hAnsi="Arial" w:cs="Arial"/>
                <w:iCs/>
                <w:color w:val="000000" w:themeColor="text1"/>
              </w:rPr>
            </w:pPr>
            <w:r>
              <w:rPr>
                <w:rFonts w:ascii="Arial" w:hAnsi="Arial" w:cs="Arial"/>
                <w:iCs/>
                <w:color w:val="000000" w:themeColor="text1"/>
              </w:rPr>
              <w:t xml:space="preserve">Discuses about </w:t>
            </w:r>
            <w:proofErr w:type="spellStart"/>
            <w:r>
              <w:rPr>
                <w:rFonts w:ascii="Arial" w:hAnsi="Arial" w:cs="Arial"/>
                <w:iCs/>
                <w:color w:val="000000" w:themeColor="text1"/>
              </w:rPr>
              <w:t>Palika</w:t>
            </w:r>
            <w:proofErr w:type="spellEnd"/>
            <w:r>
              <w:rPr>
                <w:rFonts w:ascii="Arial" w:hAnsi="Arial" w:cs="Arial"/>
                <w:iCs/>
                <w:color w:val="000000" w:themeColor="text1"/>
              </w:rPr>
              <w:t xml:space="preserve"> profile and </w:t>
            </w:r>
            <w:proofErr w:type="gramStart"/>
            <w:r>
              <w:rPr>
                <w:rFonts w:ascii="Arial" w:hAnsi="Arial" w:cs="Arial"/>
                <w:iCs/>
                <w:color w:val="000000" w:themeColor="text1"/>
              </w:rPr>
              <w:t>its  effectiveness</w:t>
            </w:r>
            <w:proofErr w:type="gramEnd"/>
            <w:r>
              <w:rPr>
                <w:rFonts w:ascii="Arial" w:hAnsi="Arial" w:cs="Arial"/>
                <w:iCs/>
                <w:color w:val="000000" w:themeColor="text1"/>
              </w:rPr>
              <w:t xml:space="preserve"> and impressive action from District.</w:t>
            </w:r>
          </w:p>
          <w:p w14:paraId="7590368A" w14:textId="38893D46" w:rsidR="004869EC" w:rsidRDefault="004869EC" w:rsidP="00B12329">
            <w:pPr>
              <w:rPr>
                <w:rFonts w:ascii="Arial" w:hAnsi="Arial" w:cs="Arial"/>
                <w:iCs/>
                <w:color w:val="000000" w:themeColor="text1"/>
              </w:rPr>
            </w:pPr>
          </w:p>
          <w:p w14:paraId="04008B10" w14:textId="23E3961E" w:rsidR="004869EC" w:rsidRDefault="004869EC" w:rsidP="00586037">
            <w:pPr>
              <w:ind w:left="1080"/>
              <w:rPr>
                <w:rFonts w:ascii="Arial" w:hAnsi="Arial" w:cs="Arial"/>
                <w:iCs/>
                <w:color w:val="000000" w:themeColor="text1"/>
              </w:rPr>
            </w:pPr>
          </w:p>
          <w:p w14:paraId="6D02C44D" w14:textId="1E31C226" w:rsidR="004869EC" w:rsidRDefault="004869EC" w:rsidP="00586037">
            <w:pPr>
              <w:ind w:left="1080"/>
              <w:rPr>
                <w:rFonts w:ascii="Arial" w:hAnsi="Arial" w:cs="Arial"/>
                <w:iCs/>
                <w:color w:val="000000" w:themeColor="text1"/>
              </w:rPr>
            </w:pPr>
          </w:p>
          <w:p w14:paraId="75F1EF2A" w14:textId="5D710369" w:rsidR="004869EC" w:rsidRDefault="004869EC" w:rsidP="00586037">
            <w:pPr>
              <w:ind w:left="1080"/>
              <w:rPr>
                <w:rFonts w:ascii="Arial" w:hAnsi="Arial" w:cs="Arial"/>
                <w:iCs/>
                <w:color w:val="000000" w:themeColor="text1"/>
              </w:rPr>
            </w:pPr>
          </w:p>
          <w:p w14:paraId="539CB560" w14:textId="3DE702BC" w:rsidR="004869EC" w:rsidRDefault="004869EC" w:rsidP="00586037">
            <w:pPr>
              <w:ind w:left="1080"/>
              <w:rPr>
                <w:rFonts w:ascii="Arial" w:hAnsi="Arial" w:cs="Arial"/>
                <w:iCs/>
                <w:color w:val="000000" w:themeColor="text1"/>
              </w:rPr>
            </w:pPr>
          </w:p>
          <w:p w14:paraId="6260BE7C" w14:textId="3478933C" w:rsidR="004869EC" w:rsidRDefault="004869EC" w:rsidP="00586037">
            <w:pPr>
              <w:ind w:left="1080"/>
              <w:rPr>
                <w:rFonts w:ascii="Arial" w:hAnsi="Arial" w:cs="Arial"/>
                <w:iCs/>
                <w:color w:val="000000" w:themeColor="text1"/>
              </w:rPr>
            </w:pPr>
          </w:p>
          <w:p w14:paraId="10B525C3" w14:textId="10766FD3" w:rsidR="004869EC" w:rsidRDefault="004869EC" w:rsidP="00586037">
            <w:pPr>
              <w:ind w:left="1080"/>
              <w:rPr>
                <w:rFonts w:ascii="Arial" w:hAnsi="Arial" w:cs="Arial"/>
                <w:iCs/>
                <w:color w:val="000000" w:themeColor="text1"/>
              </w:rPr>
            </w:pPr>
          </w:p>
          <w:p w14:paraId="2AACBE28" w14:textId="4007C977" w:rsidR="004869EC" w:rsidRDefault="004869EC" w:rsidP="00586037">
            <w:pPr>
              <w:ind w:left="1080"/>
              <w:rPr>
                <w:rFonts w:ascii="Arial" w:hAnsi="Arial" w:cs="Arial"/>
                <w:iCs/>
                <w:color w:val="000000" w:themeColor="text1"/>
              </w:rPr>
            </w:pPr>
          </w:p>
          <w:p w14:paraId="05C8B845" w14:textId="0051E0F9" w:rsidR="004869EC" w:rsidRDefault="004869EC" w:rsidP="00586037">
            <w:pPr>
              <w:ind w:left="1080"/>
              <w:rPr>
                <w:rFonts w:ascii="Arial" w:hAnsi="Arial" w:cs="Arial"/>
                <w:iCs/>
                <w:color w:val="000000" w:themeColor="text1"/>
              </w:rPr>
            </w:pPr>
          </w:p>
          <w:p w14:paraId="603062E2" w14:textId="3B4E5B4F" w:rsidR="004869EC" w:rsidRDefault="004869EC" w:rsidP="00586037">
            <w:pPr>
              <w:ind w:left="1080"/>
              <w:rPr>
                <w:rFonts w:ascii="Arial" w:hAnsi="Arial" w:cs="Arial"/>
                <w:iCs/>
                <w:color w:val="000000" w:themeColor="text1"/>
              </w:rPr>
            </w:pPr>
          </w:p>
          <w:p w14:paraId="4811BA71" w14:textId="6B2A6B99" w:rsidR="004869EC" w:rsidRDefault="004869EC" w:rsidP="00586037">
            <w:pPr>
              <w:ind w:left="1080"/>
              <w:rPr>
                <w:rFonts w:ascii="Arial" w:hAnsi="Arial" w:cs="Arial"/>
                <w:iCs/>
                <w:color w:val="000000" w:themeColor="text1"/>
              </w:rPr>
            </w:pPr>
          </w:p>
          <w:p w14:paraId="556EB1A9" w14:textId="12A27B96" w:rsidR="004869EC" w:rsidRDefault="004869EC" w:rsidP="00586037">
            <w:pPr>
              <w:ind w:left="1080"/>
              <w:rPr>
                <w:rFonts w:ascii="Arial" w:hAnsi="Arial" w:cs="Arial"/>
                <w:iCs/>
                <w:color w:val="000000" w:themeColor="text1"/>
              </w:rPr>
            </w:pPr>
          </w:p>
          <w:p w14:paraId="7E6BDF23" w14:textId="0B5C4405" w:rsidR="004869EC" w:rsidRDefault="004869EC" w:rsidP="00586037">
            <w:pPr>
              <w:ind w:left="1080"/>
              <w:rPr>
                <w:rFonts w:ascii="Arial" w:hAnsi="Arial" w:cs="Arial"/>
                <w:iCs/>
                <w:color w:val="000000" w:themeColor="text1"/>
              </w:rPr>
            </w:pPr>
          </w:p>
          <w:p w14:paraId="6DAA227F" w14:textId="32FA4232" w:rsidR="004869EC" w:rsidRDefault="004869EC" w:rsidP="00586037">
            <w:pPr>
              <w:ind w:left="1080"/>
              <w:rPr>
                <w:rFonts w:ascii="Arial" w:hAnsi="Arial" w:cs="Arial"/>
                <w:iCs/>
                <w:color w:val="000000" w:themeColor="text1"/>
              </w:rPr>
            </w:pPr>
          </w:p>
          <w:p w14:paraId="45CA4CE8" w14:textId="7CF54AD3" w:rsidR="004869EC" w:rsidRDefault="004869EC" w:rsidP="00586037">
            <w:pPr>
              <w:ind w:left="1080"/>
              <w:rPr>
                <w:rFonts w:ascii="Arial" w:hAnsi="Arial" w:cs="Arial"/>
                <w:iCs/>
                <w:color w:val="000000" w:themeColor="text1"/>
              </w:rPr>
            </w:pPr>
          </w:p>
          <w:p w14:paraId="69448C17" w14:textId="05BF4FE9" w:rsidR="004869EC" w:rsidRDefault="004869EC" w:rsidP="00586037">
            <w:pPr>
              <w:ind w:left="1080"/>
              <w:rPr>
                <w:rFonts w:ascii="Arial" w:hAnsi="Arial" w:cs="Arial"/>
                <w:iCs/>
                <w:color w:val="000000" w:themeColor="text1"/>
              </w:rPr>
            </w:pPr>
          </w:p>
          <w:p w14:paraId="1769534C" w14:textId="3EAD402F" w:rsidR="004869EC" w:rsidRDefault="004869EC" w:rsidP="00586037">
            <w:pPr>
              <w:ind w:left="1080"/>
              <w:rPr>
                <w:rFonts w:ascii="Arial" w:hAnsi="Arial" w:cs="Arial"/>
                <w:iCs/>
                <w:color w:val="000000" w:themeColor="text1"/>
              </w:rPr>
            </w:pPr>
          </w:p>
          <w:p w14:paraId="1784200C" w14:textId="42CE1F16" w:rsidR="004869EC" w:rsidRDefault="004869EC" w:rsidP="00586037">
            <w:pPr>
              <w:ind w:left="1080"/>
              <w:rPr>
                <w:rFonts w:ascii="Arial" w:hAnsi="Arial" w:cs="Arial"/>
                <w:iCs/>
                <w:color w:val="000000" w:themeColor="text1"/>
              </w:rPr>
            </w:pPr>
          </w:p>
          <w:p w14:paraId="1BC7F47B" w14:textId="4F9989A2" w:rsidR="00AA3EE0" w:rsidRPr="005326BB" w:rsidRDefault="00AA3EE0" w:rsidP="003E0C24">
            <w:pPr>
              <w:ind w:left="720"/>
              <w:rPr>
                <w:rFonts w:ascii="Arial" w:hAnsi="Arial" w:cs="Arial"/>
                <w:color w:val="000000" w:themeColor="text1"/>
              </w:rPr>
            </w:pPr>
          </w:p>
        </w:tc>
      </w:tr>
      <w:tr w:rsidR="008712E7" w:rsidRPr="005326BB" w14:paraId="1AB41689" w14:textId="77777777" w:rsidTr="007211E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5E3B0ECF" w14:textId="7BDB28DC" w:rsidR="008712E7" w:rsidRPr="005326BB" w:rsidRDefault="008712E7">
            <w:pPr>
              <w:rPr>
                <w:rFonts w:ascii="Arial" w:hAnsi="Arial" w:cs="Arial"/>
                <w:i/>
                <w:iCs/>
                <w:color w:val="000000" w:themeColor="text1"/>
              </w:rPr>
            </w:pPr>
          </w:p>
        </w:tc>
      </w:tr>
    </w:tbl>
    <w:p w14:paraId="117F4E53" w14:textId="77777777" w:rsidR="00D34CFB" w:rsidRPr="005326BB" w:rsidRDefault="00D34CFB">
      <w:pPr>
        <w:rPr>
          <w:rFonts w:ascii="Arial" w:hAnsi="Arial" w:cs="Arial"/>
          <w:color w:val="000000" w:themeColor="text1"/>
        </w:rPr>
      </w:pPr>
    </w:p>
    <w:tbl>
      <w:tblPr>
        <w:tblW w:w="0" w:type="auto"/>
        <w:tblInd w:w="-5" w:type="dxa"/>
        <w:tblLayout w:type="fixed"/>
        <w:tblLook w:val="0000" w:firstRow="0" w:lastRow="0" w:firstColumn="0" w:lastColumn="0" w:noHBand="0" w:noVBand="0"/>
      </w:tblPr>
      <w:tblGrid>
        <w:gridCol w:w="9586"/>
      </w:tblGrid>
      <w:tr w:rsidR="005326BB" w:rsidRPr="005326BB" w14:paraId="1CF40547" w14:textId="77777777">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BEC8D42" w14:textId="6B52FAB1" w:rsidR="00D34CFB" w:rsidRPr="005326BB" w:rsidRDefault="00D34CFB">
            <w:pPr>
              <w:rPr>
                <w:color w:val="000000" w:themeColor="text1"/>
              </w:rPr>
            </w:pPr>
            <w:r w:rsidRPr="005326BB">
              <w:rPr>
                <w:rFonts w:ascii="Arial" w:hAnsi="Arial" w:cs="Arial"/>
                <w:b/>
                <w:color w:val="000000" w:themeColor="text1"/>
              </w:rPr>
              <w:t>Miscellaneous Items</w:t>
            </w:r>
            <w:r w:rsidR="009466A8" w:rsidRPr="005326BB">
              <w:rPr>
                <w:rFonts w:ascii="Arial" w:hAnsi="Arial" w:cs="Arial"/>
                <w:b/>
                <w:color w:val="000000" w:themeColor="text1"/>
              </w:rPr>
              <w:t xml:space="preserve"> / AOB</w:t>
            </w:r>
            <w:r w:rsidRPr="005326BB">
              <w:rPr>
                <w:rFonts w:ascii="Arial" w:hAnsi="Arial" w:cs="Arial"/>
                <w:b/>
                <w:color w:val="000000" w:themeColor="text1"/>
              </w:rPr>
              <w:t>:</w:t>
            </w:r>
          </w:p>
        </w:tc>
      </w:tr>
      <w:tr w:rsidR="005326BB" w:rsidRPr="005326BB" w14:paraId="7B6F49B5" w14:textId="7777777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5179E8D4" w14:textId="7DC86A89" w:rsidR="00D34CFB" w:rsidRDefault="003B7B75" w:rsidP="00AA6D3E">
            <w:pPr>
              <w:ind w:left="360"/>
              <w:rPr>
                <w:rFonts w:ascii="Arial" w:hAnsi="Arial" w:cs="Arial"/>
                <w:color w:val="000000" w:themeColor="text1"/>
              </w:rPr>
            </w:pPr>
            <w:r>
              <w:rPr>
                <w:rFonts w:ascii="Arial" w:hAnsi="Arial" w:cs="Arial"/>
                <w:noProof/>
                <w:color w:val="000000" w:themeColor="text1"/>
                <w:lang w:bidi="ne-NP"/>
              </w:rPr>
              <w:drawing>
                <wp:inline distT="0" distB="0" distL="0" distR="0" wp14:anchorId="4C58D207" wp14:editId="6E7DD4E0">
                  <wp:extent cx="3629025" cy="2721769"/>
                  <wp:effectExtent l="0" t="0" r="0" b="2540"/>
                  <wp:docPr id="1" name="Picture 1" descr="C:\Users\Ishwor.Neupane\Downloads\IMG_20190618_1511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shwor.Neupane\Downloads\IMG_20190618_151144.jpg"/>
                          <pic:cNvPicPr>
                            <a:picLocks noChangeAspect="1" noChangeArrowheads="1"/>
                          </pic:cNvPicPr>
                        </pic:nvPicPr>
                        <pic:blipFill>
                          <a:blip r:embed="rId7" cstate="hqprint">
                            <a:extLst>
                              <a:ext uri="{28A0092B-C50C-407E-A947-70E740481C1C}">
                                <a14:useLocalDpi xmlns:a14="http://schemas.microsoft.com/office/drawing/2010/main" val="0"/>
                              </a:ext>
                            </a:extLst>
                          </a:blip>
                          <a:srcRect/>
                          <a:stretch>
                            <a:fillRect/>
                          </a:stretch>
                        </pic:blipFill>
                        <pic:spPr bwMode="auto">
                          <a:xfrm>
                            <a:off x="0" y="0"/>
                            <a:ext cx="3630433" cy="2722825"/>
                          </a:xfrm>
                          <a:prstGeom prst="rect">
                            <a:avLst/>
                          </a:prstGeom>
                          <a:noFill/>
                          <a:ln>
                            <a:noFill/>
                          </a:ln>
                        </pic:spPr>
                      </pic:pic>
                    </a:graphicData>
                  </a:graphic>
                </wp:inline>
              </w:drawing>
            </w:r>
          </w:p>
          <w:p w14:paraId="294C62F3" w14:textId="77777777" w:rsidR="004869EC" w:rsidRDefault="004869EC" w:rsidP="00AA6D3E">
            <w:pPr>
              <w:ind w:left="360"/>
              <w:rPr>
                <w:rFonts w:ascii="Arial" w:hAnsi="Arial" w:cs="Arial"/>
                <w:color w:val="000000" w:themeColor="text1"/>
              </w:rPr>
            </w:pPr>
          </w:p>
          <w:p w14:paraId="39AFEA19" w14:textId="6EA1B8D7" w:rsidR="004869EC" w:rsidRDefault="003B7B75" w:rsidP="00AA6D3E">
            <w:pPr>
              <w:ind w:left="360"/>
              <w:rPr>
                <w:rFonts w:ascii="Arial" w:hAnsi="Arial" w:cs="Arial"/>
                <w:color w:val="000000" w:themeColor="text1"/>
              </w:rPr>
            </w:pPr>
            <w:proofErr w:type="spellStart"/>
            <w:r>
              <w:rPr>
                <w:rFonts w:ascii="Arial" w:hAnsi="Arial" w:cs="Arial"/>
                <w:color w:val="000000" w:themeColor="text1"/>
              </w:rPr>
              <w:t>Disscusion</w:t>
            </w:r>
            <w:proofErr w:type="spellEnd"/>
            <w:r>
              <w:rPr>
                <w:rFonts w:ascii="Arial" w:hAnsi="Arial" w:cs="Arial"/>
                <w:color w:val="000000" w:themeColor="text1"/>
              </w:rPr>
              <w:t xml:space="preserve"> and sharing with administration officer Mohan Prasad </w:t>
            </w:r>
            <w:proofErr w:type="spellStart"/>
            <w:r>
              <w:rPr>
                <w:rFonts w:ascii="Arial" w:hAnsi="Arial" w:cs="Arial"/>
                <w:color w:val="000000" w:themeColor="text1"/>
              </w:rPr>
              <w:t>Niraula</w:t>
            </w:r>
            <w:proofErr w:type="spellEnd"/>
            <w:r>
              <w:rPr>
                <w:rFonts w:ascii="Arial" w:hAnsi="Arial" w:cs="Arial"/>
                <w:color w:val="000000" w:themeColor="text1"/>
              </w:rPr>
              <w:t xml:space="preserve"> during meeting at </w:t>
            </w:r>
            <w:proofErr w:type="spellStart"/>
            <w:r>
              <w:rPr>
                <w:rFonts w:ascii="Arial" w:hAnsi="Arial" w:cs="Arial"/>
                <w:color w:val="000000" w:themeColor="text1"/>
              </w:rPr>
              <w:t>Bhotekoshi</w:t>
            </w:r>
            <w:proofErr w:type="spellEnd"/>
            <w:r>
              <w:rPr>
                <w:rFonts w:ascii="Arial" w:hAnsi="Arial" w:cs="Arial"/>
                <w:color w:val="000000" w:themeColor="text1"/>
              </w:rPr>
              <w:t xml:space="preserve"> </w:t>
            </w:r>
            <w:proofErr w:type="spellStart"/>
            <w:r>
              <w:rPr>
                <w:rFonts w:ascii="Arial" w:hAnsi="Arial" w:cs="Arial"/>
                <w:color w:val="000000" w:themeColor="text1"/>
              </w:rPr>
              <w:t>Gaupalika</w:t>
            </w:r>
            <w:proofErr w:type="spellEnd"/>
            <w:r>
              <w:rPr>
                <w:rFonts w:ascii="Arial" w:hAnsi="Arial" w:cs="Arial"/>
                <w:color w:val="000000" w:themeColor="text1"/>
              </w:rPr>
              <w:t>.</w:t>
            </w:r>
          </w:p>
          <w:p w14:paraId="28DE9371" w14:textId="77777777" w:rsidR="004869EC" w:rsidRDefault="004869EC" w:rsidP="00AA6D3E">
            <w:pPr>
              <w:ind w:left="360"/>
              <w:rPr>
                <w:rFonts w:ascii="Arial" w:hAnsi="Arial" w:cs="Arial"/>
                <w:color w:val="000000" w:themeColor="text1"/>
              </w:rPr>
            </w:pPr>
          </w:p>
          <w:p w14:paraId="7372781B" w14:textId="77777777" w:rsidR="004869EC" w:rsidRDefault="004869EC" w:rsidP="00AA6D3E">
            <w:pPr>
              <w:ind w:left="360"/>
              <w:rPr>
                <w:rFonts w:ascii="Arial" w:hAnsi="Arial" w:cs="Arial"/>
                <w:color w:val="000000" w:themeColor="text1"/>
              </w:rPr>
            </w:pPr>
          </w:p>
          <w:p w14:paraId="4969D077" w14:textId="7DCB185C" w:rsidR="004869EC" w:rsidRPr="005326BB" w:rsidRDefault="004869EC" w:rsidP="00AA6D3E">
            <w:pPr>
              <w:ind w:left="360"/>
              <w:rPr>
                <w:rFonts w:ascii="Arial" w:hAnsi="Arial" w:cs="Arial"/>
                <w:color w:val="000000" w:themeColor="text1"/>
              </w:rPr>
            </w:pPr>
          </w:p>
        </w:tc>
      </w:tr>
    </w:tbl>
    <w:p w14:paraId="776B94D8" w14:textId="77777777" w:rsidR="00D34CFB" w:rsidRPr="005326BB" w:rsidRDefault="00D34CFB">
      <w:pPr>
        <w:rPr>
          <w:rFonts w:ascii="Arial" w:hAnsi="Arial" w:cs="Arial"/>
          <w:color w:val="000000" w:themeColor="text1"/>
        </w:rPr>
      </w:pPr>
    </w:p>
    <w:tbl>
      <w:tblPr>
        <w:tblW w:w="0" w:type="auto"/>
        <w:tblInd w:w="-5" w:type="dxa"/>
        <w:tblLayout w:type="fixed"/>
        <w:tblLook w:val="0000" w:firstRow="0" w:lastRow="0" w:firstColumn="0" w:lastColumn="0" w:noHBand="0" w:noVBand="0"/>
      </w:tblPr>
      <w:tblGrid>
        <w:gridCol w:w="9586"/>
      </w:tblGrid>
      <w:tr w:rsidR="005326BB" w:rsidRPr="005326BB" w14:paraId="50CA03D2" w14:textId="77777777" w:rsidTr="00D34CFB">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753A187A" w14:textId="77777777" w:rsidR="002D2CE4" w:rsidRPr="005326BB" w:rsidRDefault="002D2CE4" w:rsidP="00D34CFB">
            <w:pPr>
              <w:rPr>
                <w:color w:val="000000" w:themeColor="text1"/>
              </w:rPr>
            </w:pPr>
            <w:r w:rsidRPr="005326BB">
              <w:rPr>
                <w:rFonts w:ascii="Arial" w:hAnsi="Arial" w:cs="Arial"/>
                <w:b/>
                <w:color w:val="000000" w:themeColor="text1"/>
              </w:rPr>
              <w:t>Decisions Made:</w:t>
            </w:r>
            <w:r w:rsidRPr="005326BB">
              <w:rPr>
                <w:rFonts w:ascii="Arial" w:hAnsi="Arial" w:cs="Arial"/>
                <w:color w:val="000000" w:themeColor="text1"/>
              </w:rPr>
              <w:t xml:space="preserve"> (What, Why, Impacts)</w:t>
            </w:r>
          </w:p>
        </w:tc>
      </w:tr>
      <w:tr w:rsidR="005326BB" w:rsidRPr="005326BB" w14:paraId="28887AF2" w14:textId="77777777" w:rsidTr="00D34CFB">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25E0EB76" w14:textId="77777777" w:rsidR="002D2CE4" w:rsidRDefault="00DB7178" w:rsidP="00AA6D3E">
            <w:pPr>
              <w:pStyle w:val="Header"/>
              <w:tabs>
                <w:tab w:val="clear" w:pos="4320"/>
                <w:tab w:val="clear" w:pos="8640"/>
              </w:tabs>
              <w:ind w:left="420"/>
              <w:jc w:val="both"/>
              <w:rPr>
                <w:rFonts w:ascii="Arial" w:hAnsi="Arial" w:cs="Arial"/>
                <w:iCs/>
                <w:color w:val="000000" w:themeColor="text1"/>
              </w:rPr>
            </w:pPr>
            <w:r w:rsidRPr="005326BB">
              <w:rPr>
                <w:rFonts w:ascii="Arial" w:hAnsi="Arial" w:cs="Arial"/>
                <w:iCs/>
                <w:color w:val="000000" w:themeColor="text1"/>
              </w:rPr>
              <w:t xml:space="preserve"> </w:t>
            </w:r>
          </w:p>
          <w:p w14:paraId="1B73145B" w14:textId="77777777" w:rsidR="004869EC" w:rsidRDefault="004869EC" w:rsidP="00AA6D3E">
            <w:pPr>
              <w:pStyle w:val="Header"/>
              <w:tabs>
                <w:tab w:val="clear" w:pos="4320"/>
                <w:tab w:val="clear" w:pos="8640"/>
              </w:tabs>
              <w:ind w:left="420"/>
              <w:jc w:val="both"/>
              <w:rPr>
                <w:rFonts w:ascii="Arial" w:hAnsi="Arial" w:cs="Arial"/>
                <w:iCs/>
                <w:color w:val="000000" w:themeColor="text1"/>
              </w:rPr>
            </w:pPr>
          </w:p>
          <w:p w14:paraId="4AC934A0" w14:textId="502D3435" w:rsidR="004869EC" w:rsidRDefault="003E0C24" w:rsidP="003E0C24">
            <w:pPr>
              <w:pStyle w:val="Header"/>
              <w:numPr>
                <w:ilvl w:val="0"/>
                <w:numId w:val="21"/>
              </w:numPr>
              <w:tabs>
                <w:tab w:val="clear" w:pos="4320"/>
                <w:tab w:val="clear" w:pos="8640"/>
              </w:tabs>
              <w:jc w:val="both"/>
              <w:rPr>
                <w:rFonts w:ascii="Arial" w:hAnsi="Arial" w:cs="Arial"/>
                <w:iCs/>
                <w:color w:val="000000" w:themeColor="text1"/>
              </w:rPr>
            </w:pPr>
            <w:proofErr w:type="spellStart"/>
            <w:r>
              <w:rPr>
                <w:rFonts w:ascii="Arial" w:hAnsi="Arial" w:cs="Arial"/>
                <w:iCs/>
                <w:color w:val="000000" w:themeColor="text1"/>
              </w:rPr>
              <w:t>Palika</w:t>
            </w:r>
            <w:proofErr w:type="spellEnd"/>
            <w:r>
              <w:rPr>
                <w:rFonts w:ascii="Arial" w:hAnsi="Arial" w:cs="Arial"/>
                <w:iCs/>
                <w:color w:val="000000" w:themeColor="text1"/>
              </w:rPr>
              <w:t xml:space="preserve"> profile upload into </w:t>
            </w:r>
            <w:proofErr w:type="spellStart"/>
            <w:r>
              <w:rPr>
                <w:rFonts w:ascii="Arial" w:hAnsi="Arial" w:cs="Arial"/>
                <w:iCs/>
                <w:color w:val="000000" w:themeColor="text1"/>
              </w:rPr>
              <w:t>palika</w:t>
            </w:r>
            <w:proofErr w:type="spellEnd"/>
            <w:r>
              <w:rPr>
                <w:rFonts w:ascii="Arial" w:hAnsi="Arial" w:cs="Arial"/>
                <w:iCs/>
                <w:color w:val="000000" w:themeColor="text1"/>
              </w:rPr>
              <w:t xml:space="preserve"> website.</w:t>
            </w:r>
          </w:p>
          <w:p w14:paraId="7138C5B8" w14:textId="7802C321" w:rsidR="003E0C24" w:rsidRDefault="003E0C24" w:rsidP="003E0C24">
            <w:pPr>
              <w:pStyle w:val="Header"/>
              <w:numPr>
                <w:ilvl w:val="0"/>
                <w:numId w:val="21"/>
              </w:numPr>
              <w:tabs>
                <w:tab w:val="clear" w:pos="4320"/>
                <w:tab w:val="clear" w:pos="8640"/>
              </w:tabs>
              <w:jc w:val="both"/>
              <w:rPr>
                <w:rFonts w:ascii="Arial" w:hAnsi="Arial" w:cs="Arial"/>
                <w:iCs/>
                <w:color w:val="000000" w:themeColor="text1"/>
              </w:rPr>
            </w:pPr>
            <w:r>
              <w:rPr>
                <w:rFonts w:ascii="Arial" w:hAnsi="Arial" w:cs="Arial"/>
                <w:iCs/>
                <w:color w:val="000000" w:themeColor="text1"/>
              </w:rPr>
              <w:t xml:space="preserve">HRRP is Agree to send updated </w:t>
            </w:r>
            <w:proofErr w:type="spellStart"/>
            <w:r>
              <w:rPr>
                <w:rFonts w:ascii="Arial" w:hAnsi="Arial" w:cs="Arial"/>
                <w:iCs/>
                <w:color w:val="000000" w:themeColor="text1"/>
              </w:rPr>
              <w:t>palika</w:t>
            </w:r>
            <w:proofErr w:type="spellEnd"/>
            <w:r>
              <w:rPr>
                <w:rFonts w:ascii="Arial" w:hAnsi="Arial" w:cs="Arial"/>
                <w:iCs/>
                <w:color w:val="000000" w:themeColor="text1"/>
              </w:rPr>
              <w:t xml:space="preserve"> profile with the authentic latter from CLPUI or NRA.</w:t>
            </w:r>
          </w:p>
          <w:p w14:paraId="03F9A9DA" w14:textId="77777777" w:rsidR="003E0C24" w:rsidRDefault="003E0C24" w:rsidP="003E0C24">
            <w:pPr>
              <w:pStyle w:val="Header"/>
              <w:numPr>
                <w:ilvl w:val="0"/>
                <w:numId w:val="21"/>
              </w:numPr>
              <w:tabs>
                <w:tab w:val="clear" w:pos="4320"/>
                <w:tab w:val="clear" w:pos="8640"/>
              </w:tabs>
              <w:jc w:val="both"/>
              <w:rPr>
                <w:rFonts w:ascii="Arial" w:hAnsi="Arial" w:cs="Arial"/>
                <w:iCs/>
                <w:color w:val="000000" w:themeColor="text1"/>
              </w:rPr>
            </w:pPr>
            <w:r>
              <w:rPr>
                <w:rFonts w:ascii="Arial" w:hAnsi="Arial" w:cs="Arial"/>
                <w:iCs/>
                <w:color w:val="000000" w:themeColor="text1"/>
              </w:rPr>
              <w:t xml:space="preserve">HRRP also agree to coordinate and support for any IM related support to </w:t>
            </w:r>
            <w:proofErr w:type="spellStart"/>
            <w:r>
              <w:rPr>
                <w:rFonts w:ascii="Arial" w:hAnsi="Arial" w:cs="Arial"/>
                <w:iCs/>
                <w:color w:val="000000" w:themeColor="text1"/>
              </w:rPr>
              <w:t>Palika</w:t>
            </w:r>
            <w:proofErr w:type="spellEnd"/>
            <w:r>
              <w:rPr>
                <w:rFonts w:ascii="Arial" w:hAnsi="Arial" w:cs="Arial"/>
                <w:iCs/>
                <w:color w:val="000000" w:themeColor="text1"/>
              </w:rPr>
              <w:t xml:space="preserve"> and </w:t>
            </w:r>
            <w:proofErr w:type="spellStart"/>
            <w:r>
              <w:rPr>
                <w:rFonts w:ascii="Arial" w:hAnsi="Arial" w:cs="Arial"/>
                <w:iCs/>
                <w:color w:val="000000" w:themeColor="text1"/>
              </w:rPr>
              <w:t>GIMaLI</w:t>
            </w:r>
            <w:proofErr w:type="spellEnd"/>
            <w:r>
              <w:rPr>
                <w:rFonts w:ascii="Arial" w:hAnsi="Arial" w:cs="Arial"/>
                <w:iCs/>
                <w:color w:val="000000" w:themeColor="text1"/>
              </w:rPr>
              <w:t>.</w:t>
            </w:r>
          </w:p>
          <w:p w14:paraId="1D04C79F" w14:textId="2984055C" w:rsidR="003E0C24" w:rsidRDefault="003E0C24" w:rsidP="003E0C24">
            <w:pPr>
              <w:pStyle w:val="Header"/>
              <w:numPr>
                <w:ilvl w:val="0"/>
                <w:numId w:val="21"/>
              </w:numPr>
              <w:tabs>
                <w:tab w:val="clear" w:pos="4320"/>
                <w:tab w:val="clear" w:pos="8640"/>
              </w:tabs>
              <w:jc w:val="both"/>
              <w:rPr>
                <w:rFonts w:ascii="Arial" w:hAnsi="Arial" w:cs="Arial"/>
                <w:iCs/>
                <w:color w:val="000000" w:themeColor="text1"/>
              </w:rPr>
            </w:pPr>
            <w:proofErr w:type="spellStart"/>
            <w:r>
              <w:rPr>
                <w:rFonts w:ascii="Arial" w:hAnsi="Arial" w:cs="Arial"/>
                <w:iCs/>
                <w:color w:val="000000" w:themeColor="text1"/>
              </w:rPr>
              <w:t>GIMaLI</w:t>
            </w:r>
            <w:proofErr w:type="spellEnd"/>
            <w:r>
              <w:rPr>
                <w:rFonts w:ascii="Arial" w:hAnsi="Arial" w:cs="Arial"/>
                <w:iCs/>
                <w:color w:val="000000" w:themeColor="text1"/>
              </w:rPr>
              <w:t xml:space="preserve"> will always share the tranche release updates and direct communicate with the </w:t>
            </w:r>
            <w:proofErr w:type="spellStart"/>
            <w:r>
              <w:rPr>
                <w:rFonts w:ascii="Arial" w:hAnsi="Arial" w:cs="Arial"/>
                <w:iCs/>
                <w:color w:val="000000" w:themeColor="text1"/>
              </w:rPr>
              <w:t>palika</w:t>
            </w:r>
            <w:proofErr w:type="spellEnd"/>
            <w:r>
              <w:rPr>
                <w:rFonts w:ascii="Arial" w:hAnsi="Arial" w:cs="Arial"/>
                <w:iCs/>
                <w:color w:val="000000" w:themeColor="text1"/>
              </w:rPr>
              <w:t xml:space="preserve">. </w:t>
            </w:r>
          </w:p>
          <w:p w14:paraId="7C0C09E0" w14:textId="77777777" w:rsidR="004869EC" w:rsidRDefault="004869EC" w:rsidP="00AA6D3E">
            <w:pPr>
              <w:pStyle w:val="Header"/>
              <w:tabs>
                <w:tab w:val="clear" w:pos="4320"/>
                <w:tab w:val="clear" w:pos="8640"/>
              </w:tabs>
              <w:ind w:left="420"/>
              <w:jc w:val="both"/>
              <w:rPr>
                <w:rFonts w:ascii="Arial" w:hAnsi="Arial" w:cs="Arial"/>
                <w:iCs/>
                <w:color w:val="000000" w:themeColor="text1"/>
              </w:rPr>
            </w:pPr>
          </w:p>
          <w:p w14:paraId="6489137A" w14:textId="77777777" w:rsidR="004869EC" w:rsidRDefault="004869EC" w:rsidP="00AA6D3E">
            <w:pPr>
              <w:pStyle w:val="Header"/>
              <w:tabs>
                <w:tab w:val="clear" w:pos="4320"/>
                <w:tab w:val="clear" w:pos="8640"/>
              </w:tabs>
              <w:ind w:left="420"/>
              <w:jc w:val="both"/>
              <w:rPr>
                <w:rFonts w:ascii="Arial" w:hAnsi="Arial" w:cs="Arial"/>
                <w:iCs/>
                <w:color w:val="000000" w:themeColor="text1"/>
              </w:rPr>
            </w:pPr>
          </w:p>
          <w:p w14:paraId="68370BF9" w14:textId="77777777" w:rsidR="004869EC" w:rsidRDefault="004869EC" w:rsidP="00AA6D3E">
            <w:pPr>
              <w:pStyle w:val="Header"/>
              <w:tabs>
                <w:tab w:val="clear" w:pos="4320"/>
                <w:tab w:val="clear" w:pos="8640"/>
              </w:tabs>
              <w:ind w:left="420"/>
              <w:jc w:val="both"/>
              <w:rPr>
                <w:rFonts w:ascii="Arial" w:hAnsi="Arial" w:cs="Arial"/>
                <w:iCs/>
                <w:color w:val="000000" w:themeColor="text1"/>
              </w:rPr>
            </w:pPr>
          </w:p>
          <w:p w14:paraId="1C8A7BC3" w14:textId="77777777" w:rsidR="004869EC" w:rsidRDefault="004869EC" w:rsidP="00AA6D3E">
            <w:pPr>
              <w:pStyle w:val="Header"/>
              <w:tabs>
                <w:tab w:val="clear" w:pos="4320"/>
                <w:tab w:val="clear" w:pos="8640"/>
              </w:tabs>
              <w:ind w:left="420"/>
              <w:jc w:val="both"/>
              <w:rPr>
                <w:rFonts w:ascii="Arial" w:hAnsi="Arial" w:cs="Arial"/>
                <w:iCs/>
                <w:color w:val="000000" w:themeColor="text1"/>
              </w:rPr>
            </w:pPr>
          </w:p>
          <w:p w14:paraId="208E59F1" w14:textId="77777777" w:rsidR="004869EC" w:rsidRDefault="004869EC" w:rsidP="00AA6D3E">
            <w:pPr>
              <w:pStyle w:val="Header"/>
              <w:tabs>
                <w:tab w:val="clear" w:pos="4320"/>
                <w:tab w:val="clear" w:pos="8640"/>
              </w:tabs>
              <w:ind w:left="420"/>
              <w:jc w:val="both"/>
              <w:rPr>
                <w:rFonts w:ascii="Arial" w:hAnsi="Arial" w:cs="Arial"/>
                <w:iCs/>
                <w:color w:val="000000" w:themeColor="text1"/>
              </w:rPr>
            </w:pPr>
          </w:p>
          <w:p w14:paraId="55408DB0" w14:textId="07BAB3BF" w:rsidR="004869EC" w:rsidRPr="005326BB" w:rsidRDefault="004869EC" w:rsidP="00AA6D3E">
            <w:pPr>
              <w:pStyle w:val="Header"/>
              <w:tabs>
                <w:tab w:val="clear" w:pos="4320"/>
                <w:tab w:val="clear" w:pos="8640"/>
              </w:tabs>
              <w:ind w:left="420"/>
              <w:jc w:val="both"/>
              <w:rPr>
                <w:rFonts w:ascii="Arial" w:hAnsi="Arial" w:cs="Arial"/>
                <w:iCs/>
                <w:color w:val="000000" w:themeColor="text1"/>
              </w:rPr>
            </w:pPr>
          </w:p>
        </w:tc>
      </w:tr>
    </w:tbl>
    <w:p w14:paraId="16E15FDF" w14:textId="77777777" w:rsidR="002D2CE4" w:rsidRPr="005326BB" w:rsidRDefault="002D2CE4">
      <w:pPr>
        <w:rPr>
          <w:rFonts w:ascii="Arial" w:hAnsi="Arial" w:cs="Arial"/>
          <w:color w:val="000000" w:themeColor="text1"/>
        </w:rPr>
      </w:pPr>
    </w:p>
    <w:tbl>
      <w:tblPr>
        <w:tblW w:w="9586" w:type="dxa"/>
        <w:tblInd w:w="-5" w:type="dxa"/>
        <w:tblLayout w:type="fixed"/>
        <w:tblLook w:val="0000" w:firstRow="0" w:lastRow="0" w:firstColumn="0" w:lastColumn="0" w:noHBand="0" w:noVBand="0"/>
      </w:tblPr>
      <w:tblGrid>
        <w:gridCol w:w="5760"/>
        <w:gridCol w:w="2424"/>
        <w:gridCol w:w="1402"/>
      </w:tblGrid>
      <w:tr w:rsidR="005326BB" w:rsidRPr="005326BB" w14:paraId="1BA0BE84" w14:textId="77777777" w:rsidTr="007211E7">
        <w:trPr>
          <w:tblHeader/>
        </w:trPr>
        <w:tc>
          <w:tcPr>
            <w:tcW w:w="5760" w:type="dxa"/>
            <w:tcBorders>
              <w:top w:val="single" w:sz="4" w:space="0" w:color="000000"/>
              <w:left w:val="single" w:sz="4" w:space="0" w:color="000000"/>
              <w:bottom w:val="single" w:sz="4" w:space="0" w:color="000000"/>
            </w:tcBorders>
            <w:shd w:val="clear" w:color="auto" w:fill="D9D9D9"/>
          </w:tcPr>
          <w:p w14:paraId="10061797" w14:textId="563077BB" w:rsidR="002D2CE4" w:rsidRPr="005326BB" w:rsidRDefault="002D2CE4" w:rsidP="00D34CFB">
            <w:pPr>
              <w:rPr>
                <w:rFonts w:ascii="Arial" w:hAnsi="Arial" w:cs="Arial"/>
                <w:b/>
                <w:color w:val="000000" w:themeColor="text1"/>
              </w:rPr>
            </w:pPr>
            <w:r w:rsidRPr="005326BB">
              <w:rPr>
                <w:rFonts w:ascii="Arial" w:hAnsi="Arial" w:cs="Arial"/>
                <w:b/>
                <w:color w:val="000000" w:themeColor="text1"/>
              </w:rPr>
              <w:t>Next Steps</w:t>
            </w:r>
            <w:r w:rsidR="00120641">
              <w:rPr>
                <w:rFonts w:ascii="Arial" w:hAnsi="Arial" w:cs="Arial"/>
                <w:b/>
                <w:color w:val="000000" w:themeColor="text1"/>
              </w:rPr>
              <w:t>/action points</w:t>
            </w:r>
            <w:r w:rsidRPr="005326BB">
              <w:rPr>
                <w:rFonts w:ascii="Arial" w:hAnsi="Arial" w:cs="Arial"/>
                <w:b/>
                <w:color w:val="000000" w:themeColor="text1"/>
              </w:rPr>
              <w:t>:</w:t>
            </w:r>
            <w:r w:rsidRPr="005326BB">
              <w:rPr>
                <w:rFonts w:ascii="Arial" w:hAnsi="Arial" w:cs="Arial"/>
                <w:color w:val="000000" w:themeColor="text1"/>
              </w:rPr>
              <w:t xml:space="preserve"> </w:t>
            </w:r>
          </w:p>
        </w:tc>
        <w:tc>
          <w:tcPr>
            <w:tcW w:w="2424" w:type="dxa"/>
            <w:tcBorders>
              <w:top w:val="single" w:sz="4" w:space="0" w:color="000000"/>
              <w:left w:val="single" w:sz="4" w:space="0" w:color="000000"/>
              <w:bottom w:val="single" w:sz="4" w:space="0" w:color="000000"/>
            </w:tcBorders>
            <w:shd w:val="clear" w:color="auto" w:fill="D9D9D9"/>
          </w:tcPr>
          <w:p w14:paraId="54C3C762" w14:textId="22E6DB78" w:rsidR="002D2CE4" w:rsidRPr="005326BB" w:rsidRDefault="007211E7" w:rsidP="00D34CFB">
            <w:pPr>
              <w:jc w:val="center"/>
              <w:rPr>
                <w:rFonts w:ascii="Arial" w:hAnsi="Arial" w:cs="Arial"/>
                <w:b/>
                <w:color w:val="000000" w:themeColor="text1"/>
              </w:rPr>
            </w:pPr>
            <w:r w:rsidRPr="005326BB">
              <w:rPr>
                <w:rFonts w:ascii="Arial" w:hAnsi="Arial" w:cs="Arial"/>
                <w:b/>
                <w:color w:val="000000" w:themeColor="text1"/>
              </w:rPr>
              <w:t>Person(s) Responsible</w:t>
            </w:r>
          </w:p>
        </w:tc>
        <w:tc>
          <w:tcPr>
            <w:tcW w:w="1402" w:type="dxa"/>
            <w:tcBorders>
              <w:top w:val="single" w:sz="4" w:space="0" w:color="000000"/>
              <w:left w:val="single" w:sz="4" w:space="0" w:color="000000"/>
              <w:bottom w:val="single" w:sz="4" w:space="0" w:color="000000"/>
              <w:right w:val="single" w:sz="4" w:space="0" w:color="000000"/>
            </w:tcBorders>
            <w:shd w:val="clear" w:color="auto" w:fill="D9D9D9"/>
          </w:tcPr>
          <w:p w14:paraId="75C4D809" w14:textId="77777777" w:rsidR="002D2CE4" w:rsidRPr="005326BB" w:rsidRDefault="002D2CE4" w:rsidP="00D34CFB">
            <w:pPr>
              <w:jc w:val="center"/>
              <w:rPr>
                <w:color w:val="000000" w:themeColor="text1"/>
              </w:rPr>
            </w:pPr>
            <w:r w:rsidRPr="005326BB">
              <w:rPr>
                <w:rFonts w:ascii="Arial" w:hAnsi="Arial" w:cs="Arial"/>
                <w:b/>
                <w:color w:val="000000" w:themeColor="text1"/>
              </w:rPr>
              <w:t>Due Date</w:t>
            </w:r>
          </w:p>
        </w:tc>
      </w:tr>
      <w:tr w:rsidR="005326BB" w:rsidRPr="005326BB" w14:paraId="202AD526" w14:textId="77777777" w:rsidTr="007211E7">
        <w:tc>
          <w:tcPr>
            <w:tcW w:w="5760" w:type="dxa"/>
            <w:tcBorders>
              <w:top w:val="single" w:sz="4" w:space="0" w:color="000000"/>
              <w:left w:val="single" w:sz="4" w:space="0" w:color="000000"/>
              <w:bottom w:val="single" w:sz="4" w:space="0" w:color="000000"/>
            </w:tcBorders>
            <w:shd w:val="clear" w:color="auto" w:fill="auto"/>
          </w:tcPr>
          <w:p w14:paraId="00B9A181" w14:textId="14204AB1" w:rsidR="002D2CE4" w:rsidRPr="005326BB" w:rsidRDefault="003B7B75" w:rsidP="00D34CFB">
            <w:pPr>
              <w:rPr>
                <w:rFonts w:ascii="Arial" w:hAnsi="Arial" w:cs="Arial"/>
                <w:color w:val="000000" w:themeColor="text1"/>
              </w:rPr>
            </w:pPr>
            <w:r>
              <w:rPr>
                <w:rFonts w:ascii="Arial" w:hAnsi="Arial" w:cs="Arial"/>
                <w:i/>
                <w:iCs/>
                <w:color w:val="000000" w:themeColor="text1"/>
              </w:rPr>
              <w:t xml:space="preserve">Info pack, </w:t>
            </w:r>
            <w:proofErr w:type="spellStart"/>
            <w:r>
              <w:rPr>
                <w:rFonts w:ascii="Arial" w:hAnsi="Arial" w:cs="Arial"/>
                <w:i/>
                <w:iCs/>
                <w:color w:val="000000" w:themeColor="text1"/>
              </w:rPr>
              <w:t>Palika</w:t>
            </w:r>
            <w:proofErr w:type="spellEnd"/>
            <w:r>
              <w:rPr>
                <w:rFonts w:ascii="Arial" w:hAnsi="Arial" w:cs="Arial"/>
                <w:i/>
                <w:iCs/>
                <w:color w:val="000000" w:themeColor="text1"/>
              </w:rPr>
              <w:t xml:space="preserve"> profile sharing</w:t>
            </w:r>
          </w:p>
        </w:tc>
        <w:tc>
          <w:tcPr>
            <w:tcW w:w="2424" w:type="dxa"/>
            <w:tcBorders>
              <w:top w:val="single" w:sz="4" w:space="0" w:color="000000"/>
              <w:left w:val="single" w:sz="4" w:space="0" w:color="000000"/>
              <w:bottom w:val="single" w:sz="4" w:space="0" w:color="000000"/>
            </w:tcBorders>
            <w:shd w:val="clear" w:color="auto" w:fill="auto"/>
          </w:tcPr>
          <w:p w14:paraId="6C757347" w14:textId="5227E7D9" w:rsidR="002D2CE4" w:rsidRPr="005326BB" w:rsidRDefault="003B7B75" w:rsidP="00D34CFB">
            <w:pPr>
              <w:snapToGrid w:val="0"/>
              <w:ind w:left="60"/>
              <w:rPr>
                <w:rFonts w:ascii="Arial" w:hAnsi="Arial" w:cs="Arial"/>
                <w:color w:val="000000" w:themeColor="text1"/>
              </w:rPr>
            </w:pPr>
            <w:r>
              <w:rPr>
                <w:rFonts w:ascii="Arial" w:hAnsi="Arial" w:cs="Arial"/>
                <w:color w:val="000000" w:themeColor="text1"/>
              </w:rPr>
              <w:t>HRRP IM</w:t>
            </w:r>
          </w:p>
        </w:tc>
        <w:tc>
          <w:tcPr>
            <w:tcW w:w="1402" w:type="dxa"/>
            <w:tcBorders>
              <w:top w:val="single" w:sz="4" w:space="0" w:color="000000"/>
              <w:left w:val="single" w:sz="4" w:space="0" w:color="000000"/>
              <w:bottom w:val="single" w:sz="4" w:space="0" w:color="000000"/>
              <w:right w:val="single" w:sz="4" w:space="0" w:color="000000"/>
            </w:tcBorders>
            <w:shd w:val="clear" w:color="auto" w:fill="auto"/>
          </w:tcPr>
          <w:p w14:paraId="70D46B72" w14:textId="77777777" w:rsidR="002D2CE4" w:rsidRPr="005326BB" w:rsidRDefault="002D2CE4" w:rsidP="00D34CFB">
            <w:pPr>
              <w:snapToGrid w:val="0"/>
              <w:ind w:left="60"/>
              <w:rPr>
                <w:rFonts w:ascii="Arial" w:hAnsi="Arial" w:cs="Arial"/>
                <w:color w:val="000000" w:themeColor="text1"/>
              </w:rPr>
            </w:pPr>
          </w:p>
        </w:tc>
      </w:tr>
      <w:tr w:rsidR="005326BB" w:rsidRPr="005326BB" w14:paraId="01FC8EFE" w14:textId="77777777" w:rsidTr="007211E7">
        <w:tc>
          <w:tcPr>
            <w:tcW w:w="5760" w:type="dxa"/>
            <w:tcBorders>
              <w:top w:val="single" w:sz="4" w:space="0" w:color="000000"/>
              <w:left w:val="single" w:sz="4" w:space="0" w:color="000000"/>
              <w:bottom w:val="single" w:sz="4" w:space="0" w:color="000000"/>
            </w:tcBorders>
            <w:shd w:val="clear" w:color="auto" w:fill="auto"/>
          </w:tcPr>
          <w:p w14:paraId="263FD977" w14:textId="014B2822" w:rsidR="002D2CE4" w:rsidRPr="005326BB" w:rsidRDefault="003B7B75" w:rsidP="00D34CFB">
            <w:pPr>
              <w:rPr>
                <w:rFonts w:ascii="Arial" w:hAnsi="Arial" w:cs="Arial"/>
                <w:color w:val="000000" w:themeColor="text1"/>
              </w:rPr>
            </w:pPr>
            <w:r>
              <w:rPr>
                <w:rFonts w:ascii="Arial" w:hAnsi="Arial" w:cs="Arial"/>
                <w:i/>
                <w:iCs/>
                <w:color w:val="000000" w:themeColor="text1"/>
              </w:rPr>
              <w:t xml:space="preserve">Tranche </w:t>
            </w:r>
            <w:proofErr w:type="spellStart"/>
            <w:r>
              <w:rPr>
                <w:rFonts w:ascii="Arial" w:hAnsi="Arial" w:cs="Arial"/>
                <w:i/>
                <w:iCs/>
                <w:color w:val="000000" w:themeColor="text1"/>
              </w:rPr>
              <w:t>upadates</w:t>
            </w:r>
            <w:proofErr w:type="spellEnd"/>
            <w:r>
              <w:rPr>
                <w:rFonts w:ascii="Arial" w:hAnsi="Arial" w:cs="Arial"/>
                <w:i/>
                <w:iCs/>
                <w:color w:val="000000" w:themeColor="text1"/>
              </w:rPr>
              <w:t xml:space="preserve"> and sharing</w:t>
            </w:r>
          </w:p>
        </w:tc>
        <w:tc>
          <w:tcPr>
            <w:tcW w:w="2424" w:type="dxa"/>
            <w:tcBorders>
              <w:top w:val="single" w:sz="4" w:space="0" w:color="000000"/>
              <w:left w:val="single" w:sz="4" w:space="0" w:color="000000"/>
              <w:bottom w:val="single" w:sz="4" w:space="0" w:color="000000"/>
            </w:tcBorders>
            <w:shd w:val="clear" w:color="auto" w:fill="auto"/>
          </w:tcPr>
          <w:p w14:paraId="7A8668B8" w14:textId="2CC91C76" w:rsidR="002D2CE4" w:rsidRPr="005326BB" w:rsidRDefault="003B7B75" w:rsidP="00D34CFB">
            <w:pPr>
              <w:snapToGrid w:val="0"/>
              <w:ind w:left="60"/>
              <w:rPr>
                <w:rFonts w:ascii="Arial" w:hAnsi="Arial" w:cs="Arial"/>
                <w:color w:val="000000" w:themeColor="text1"/>
              </w:rPr>
            </w:pPr>
            <w:proofErr w:type="spellStart"/>
            <w:r>
              <w:rPr>
                <w:rFonts w:ascii="Arial" w:hAnsi="Arial" w:cs="Arial"/>
                <w:color w:val="000000" w:themeColor="text1"/>
              </w:rPr>
              <w:t>GIMaLI</w:t>
            </w:r>
            <w:proofErr w:type="spellEnd"/>
            <w:r>
              <w:rPr>
                <w:rFonts w:ascii="Arial" w:hAnsi="Arial" w:cs="Arial"/>
                <w:color w:val="000000" w:themeColor="text1"/>
              </w:rPr>
              <w:t xml:space="preserve"> office</w:t>
            </w:r>
          </w:p>
        </w:tc>
        <w:tc>
          <w:tcPr>
            <w:tcW w:w="1402" w:type="dxa"/>
            <w:tcBorders>
              <w:top w:val="single" w:sz="4" w:space="0" w:color="000000"/>
              <w:left w:val="single" w:sz="4" w:space="0" w:color="000000"/>
              <w:bottom w:val="single" w:sz="4" w:space="0" w:color="000000"/>
              <w:right w:val="single" w:sz="4" w:space="0" w:color="000000"/>
            </w:tcBorders>
            <w:shd w:val="clear" w:color="auto" w:fill="auto"/>
          </w:tcPr>
          <w:p w14:paraId="116C476B" w14:textId="77777777" w:rsidR="002D2CE4" w:rsidRPr="005326BB" w:rsidRDefault="002D2CE4" w:rsidP="00D34CFB">
            <w:pPr>
              <w:snapToGrid w:val="0"/>
              <w:ind w:left="60"/>
              <w:rPr>
                <w:rFonts w:ascii="Arial" w:hAnsi="Arial" w:cs="Arial"/>
                <w:color w:val="000000" w:themeColor="text1"/>
              </w:rPr>
            </w:pPr>
          </w:p>
        </w:tc>
      </w:tr>
    </w:tbl>
    <w:p w14:paraId="7D7CB799" w14:textId="101D24D5" w:rsidR="00D34CFB" w:rsidRDefault="00D34CFB">
      <w:pPr>
        <w:rPr>
          <w:color w:val="000000" w:themeColor="text1"/>
        </w:rPr>
      </w:pPr>
    </w:p>
    <w:p w14:paraId="491AAE49" w14:textId="1F9CF51F" w:rsidR="004869EC" w:rsidRDefault="004869EC">
      <w:pPr>
        <w:rPr>
          <w:color w:val="000000" w:themeColor="text1"/>
        </w:rPr>
      </w:pPr>
    </w:p>
    <w:p w14:paraId="53BE467D" w14:textId="77777777" w:rsidR="004869EC" w:rsidRPr="005326BB" w:rsidRDefault="004869EC">
      <w:pPr>
        <w:rPr>
          <w:color w:val="000000" w:themeColor="text1"/>
        </w:rPr>
      </w:pPr>
    </w:p>
    <w:tbl>
      <w:tblPr>
        <w:tblW w:w="5294" w:type="pct"/>
        <w:tblLook w:val="0000" w:firstRow="0" w:lastRow="0" w:firstColumn="0" w:lastColumn="0" w:noHBand="0" w:noVBand="0"/>
      </w:tblPr>
      <w:tblGrid>
        <w:gridCol w:w="1446"/>
        <w:gridCol w:w="917"/>
        <w:gridCol w:w="1439"/>
        <w:gridCol w:w="1361"/>
        <w:gridCol w:w="1389"/>
        <w:gridCol w:w="3348"/>
      </w:tblGrid>
      <w:tr w:rsidR="00120641" w:rsidRPr="005326BB" w14:paraId="16808DB9" w14:textId="37AB6529" w:rsidTr="00C416D6">
        <w:trPr>
          <w:trHeight w:val="232"/>
          <w:tblHeader/>
        </w:trPr>
        <w:tc>
          <w:tcPr>
            <w:tcW w:w="899" w:type="pct"/>
            <w:tcBorders>
              <w:top w:val="single" w:sz="4" w:space="0" w:color="000000"/>
              <w:left w:val="single" w:sz="4" w:space="0" w:color="000000"/>
              <w:bottom w:val="single" w:sz="4" w:space="0" w:color="000000"/>
            </w:tcBorders>
            <w:shd w:val="clear" w:color="auto" w:fill="D9D9D9"/>
          </w:tcPr>
          <w:p w14:paraId="7070E5CC" w14:textId="77777777" w:rsidR="00120641" w:rsidRPr="005326BB" w:rsidRDefault="00120641" w:rsidP="007C7017">
            <w:pPr>
              <w:rPr>
                <w:rFonts w:ascii="Arial" w:hAnsi="Arial" w:cs="Arial"/>
                <w:b/>
                <w:color w:val="000000" w:themeColor="text1"/>
              </w:rPr>
            </w:pPr>
            <w:r w:rsidRPr="005326BB">
              <w:rPr>
                <w:rFonts w:ascii="Arial" w:hAnsi="Arial" w:cs="Arial"/>
                <w:b/>
                <w:color w:val="000000" w:themeColor="text1"/>
              </w:rPr>
              <w:t>Attendees</w:t>
            </w:r>
          </w:p>
        </w:tc>
        <w:tc>
          <w:tcPr>
            <w:tcW w:w="463" w:type="pct"/>
            <w:tcBorders>
              <w:top w:val="single" w:sz="4" w:space="0" w:color="000000"/>
              <w:left w:val="single" w:sz="4" w:space="0" w:color="000000"/>
              <w:bottom w:val="single" w:sz="4" w:space="0" w:color="000000"/>
              <w:right w:val="single" w:sz="4" w:space="0" w:color="000000"/>
            </w:tcBorders>
            <w:shd w:val="clear" w:color="auto" w:fill="D9D9D9"/>
          </w:tcPr>
          <w:p w14:paraId="19EB41D7" w14:textId="39A2CAF0" w:rsidR="00120641" w:rsidRPr="005326BB" w:rsidRDefault="00120641" w:rsidP="007C7017">
            <w:pPr>
              <w:jc w:val="center"/>
              <w:rPr>
                <w:rFonts w:ascii="Arial" w:hAnsi="Arial" w:cs="Arial"/>
                <w:b/>
                <w:color w:val="000000" w:themeColor="text1"/>
              </w:rPr>
            </w:pPr>
            <w:r>
              <w:rPr>
                <w:rFonts w:ascii="Arial" w:hAnsi="Arial" w:cs="Arial"/>
                <w:b/>
                <w:color w:val="000000" w:themeColor="text1"/>
              </w:rPr>
              <w:t>Gender</w:t>
            </w:r>
          </w:p>
        </w:tc>
        <w:tc>
          <w:tcPr>
            <w:tcW w:w="727" w:type="pct"/>
            <w:tcBorders>
              <w:top w:val="single" w:sz="4" w:space="0" w:color="000000"/>
              <w:left w:val="single" w:sz="4" w:space="0" w:color="000000"/>
              <w:bottom w:val="single" w:sz="4" w:space="0" w:color="000000"/>
            </w:tcBorders>
            <w:shd w:val="clear" w:color="auto" w:fill="D9D9D9"/>
          </w:tcPr>
          <w:p w14:paraId="362CBCF2" w14:textId="6F047AE3" w:rsidR="00120641" w:rsidRPr="005326BB" w:rsidRDefault="00120641" w:rsidP="007C7017">
            <w:pPr>
              <w:jc w:val="center"/>
              <w:rPr>
                <w:rFonts w:ascii="Arial" w:hAnsi="Arial" w:cs="Arial"/>
                <w:b/>
                <w:color w:val="000000" w:themeColor="text1"/>
              </w:rPr>
            </w:pPr>
            <w:r w:rsidRPr="005326BB">
              <w:rPr>
                <w:rFonts w:ascii="Arial" w:hAnsi="Arial" w:cs="Arial"/>
                <w:b/>
                <w:color w:val="000000" w:themeColor="text1"/>
              </w:rPr>
              <w:t>Organization</w:t>
            </w:r>
          </w:p>
        </w:tc>
        <w:tc>
          <w:tcPr>
            <w:tcW w:w="687" w:type="pct"/>
            <w:tcBorders>
              <w:top w:val="single" w:sz="4" w:space="0" w:color="000000"/>
              <w:left w:val="single" w:sz="4" w:space="0" w:color="000000"/>
              <w:bottom w:val="single" w:sz="4" w:space="0" w:color="000000"/>
            </w:tcBorders>
            <w:shd w:val="clear" w:color="auto" w:fill="D9D9D9"/>
          </w:tcPr>
          <w:p w14:paraId="156C2367" w14:textId="4BB5DEE8" w:rsidR="00120641" w:rsidRPr="005326BB" w:rsidRDefault="00120641" w:rsidP="007C7017">
            <w:pPr>
              <w:jc w:val="center"/>
              <w:rPr>
                <w:rFonts w:ascii="Arial" w:hAnsi="Arial" w:cs="Arial"/>
                <w:b/>
                <w:color w:val="000000" w:themeColor="text1"/>
              </w:rPr>
            </w:pPr>
            <w:r>
              <w:rPr>
                <w:rFonts w:ascii="Arial" w:hAnsi="Arial" w:cs="Arial"/>
                <w:b/>
                <w:color w:val="000000" w:themeColor="text1"/>
              </w:rPr>
              <w:t>Designation</w:t>
            </w:r>
          </w:p>
        </w:tc>
        <w:tc>
          <w:tcPr>
            <w:tcW w:w="702" w:type="pct"/>
            <w:tcBorders>
              <w:top w:val="single" w:sz="4" w:space="0" w:color="000000"/>
              <w:left w:val="single" w:sz="4" w:space="0" w:color="000000"/>
              <w:bottom w:val="single" w:sz="4" w:space="0" w:color="000000"/>
              <w:right w:val="single" w:sz="4" w:space="0" w:color="000000"/>
            </w:tcBorders>
            <w:shd w:val="clear" w:color="auto" w:fill="D9D9D9"/>
          </w:tcPr>
          <w:p w14:paraId="6D5950E0" w14:textId="37716CEA" w:rsidR="00120641" w:rsidRPr="005326BB" w:rsidRDefault="00120641" w:rsidP="007C7017">
            <w:pPr>
              <w:jc w:val="center"/>
              <w:rPr>
                <w:color w:val="000000" w:themeColor="text1"/>
              </w:rPr>
            </w:pPr>
            <w:r w:rsidRPr="005326BB">
              <w:rPr>
                <w:rFonts w:ascii="Arial" w:hAnsi="Arial" w:cs="Arial"/>
                <w:b/>
                <w:color w:val="000000" w:themeColor="text1"/>
              </w:rPr>
              <w:t>Phone No.</w:t>
            </w:r>
          </w:p>
        </w:tc>
        <w:tc>
          <w:tcPr>
            <w:tcW w:w="1522" w:type="pct"/>
            <w:tcBorders>
              <w:top w:val="single" w:sz="4" w:space="0" w:color="000000"/>
              <w:left w:val="single" w:sz="4" w:space="0" w:color="000000"/>
              <w:bottom w:val="single" w:sz="4" w:space="0" w:color="000000"/>
              <w:right w:val="single" w:sz="4" w:space="0" w:color="000000"/>
            </w:tcBorders>
            <w:shd w:val="clear" w:color="auto" w:fill="D9D9D9"/>
          </w:tcPr>
          <w:p w14:paraId="455496EF" w14:textId="0A008C81" w:rsidR="00120641" w:rsidRPr="005326BB" w:rsidRDefault="00120641" w:rsidP="007C7017">
            <w:pPr>
              <w:jc w:val="center"/>
              <w:rPr>
                <w:rFonts w:ascii="Arial" w:hAnsi="Arial" w:cs="Arial"/>
                <w:b/>
                <w:color w:val="000000" w:themeColor="text1"/>
              </w:rPr>
            </w:pPr>
            <w:r w:rsidRPr="005326BB">
              <w:rPr>
                <w:rFonts w:ascii="Arial" w:hAnsi="Arial" w:cs="Arial"/>
                <w:b/>
                <w:color w:val="000000" w:themeColor="text1"/>
              </w:rPr>
              <w:t>Email</w:t>
            </w:r>
          </w:p>
        </w:tc>
      </w:tr>
      <w:tr w:rsidR="00120641" w:rsidRPr="005326BB" w14:paraId="46F47426" w14:textId="592F1BC6" w:rsidTr="00C416D6">
        <w:trPr>
          <w:trHeight w:val="263"/>
        </w:trPr>
        <w:tc>
          <w:tcPr>
            <w:tcW w:w="899" w:type="pct"/>
            <w:tcBorders>
              <w:top w:val="single" w:sz="4" w:space="0" w:color="000000"/>
              <w:left w:val="single" w:sz="4" w:space="0" w:color="000000"/>
              <w:bottom w:val="single" w:sz="4" w:space="0" w:color="000000"/>
            </w:tcBorders>
            <w:shd w:val="clear" w:color="auto" w:fill="auto"/>
          </w:tcPr>
          <w:p w14:paraId="5CC9BEDB" w14:textId="2DE8BA63" w:rsidR="00120641" w:rsidRPr="005326BB" w:rsidRDefault="00093208" w:rsidP="00252514">
            <w:pPr>
              <w:rPr>
                <w:rFonts w:ascii="Arial" w:hAnsi="Arial" w:cs="Arial"/>
                <w:color w:val="000000" w:themeColor="text1"/>
                <w:sz w:val="22"/>
                <w:szCs w:val="22"/>
              </w:rPr>
            </w:pPr>
            <w:r>
              <w:rPr>
                <w:rFonts w:ascii="Arial" w:hAnsi="Arial" w:cs="Arial"/>
                <w:color w:val="000000" w:themeColor="text1"/>
                <w:sz w:val="22"/>
                <w:szCs w:val="22"/>
              </w:rPr>
              <w:t xml:space="preserve">Mohan Prasad </w:t>
            </w:r>
            <w:proofErr w:type="spellStart"/>
            <w:r>
              <w:rPr>
                <w:rFonts w:ascii="Arial" w:hAnsi="Arial" w:cs="Arial"/>
                <w:color w:val="000000" w:themeColor="text1"/>
                <w:sz w:val="22"/>
                <w:szCs w:val="22"/>
              </w:rPr>
              <w:t>Niraula</w:t>
            </w:r>
            <w:proofErr w:type="spellEnd"/>
          </w:p>
        </w:tc>
        <w:tc>
          <w:tcPr>
            <w:tcW w:w="463" w:type="pct"/>
            <w:tcBorders>
              <w:top w:val="single" w:sz="4" w:space="0" w:color="000000"/>
              <w:left w:val="single" w:sz="4" w:space="0" w:color="000000"/>
              <w:bottom w:val="single" w:sz="4" w:space="0" w:color="000000"/>
              <w:right w:val="single" w:sz="4" w:space="0" w:color="000000"/>
            </w:tcBorders>
          </w:tcPr>
          <w:p w14:paraId="2EB8BA67" w14:textId="095F4674" w:rsidR="00120641" w:rsidRPr="005326BB" w:rsidRDefault="00093208" w:rsidP="00252514">
            <w:pPr>
              <w:snapToGrid w:val="0"/>
              <w:ind w:left="60"/>
              <w:rPr>
                <w:rFonts w:ascii="Arial" w:hAnsi="Arial" w:cs="Arial"/>
                <w:color w:val="000000" w:themeColor="text1"/>
              </w:rPr>
            </w:pPr>
            <w:r>
              <w:rPr>
                <w:rFonts w:ascii="Arial" w:hAnsi="Arial" w:cs="Arial"/>
                <w:color w:val="000000" w:themeColor="text1"/>
              </w:rPr>
              <w:t>Male</w:t>
            </w:r>
          </w:p>
        </w:tc>
        <w:tc>
          <w:tcPr>
            <w:tcW w:w="727" w:type="pct"/>
            <w:tcBorders>
              <w:top w:val="single" w:sz="4" w:space="0" w:color="000000"/>
              <w:left w:val="single" w:sz="4" w:space="0" w:color="000000"/>
              <w:bottom w:val="single" w:sz="4" w:space="0" w:color="000000"/>
            </w:tcBorders>
            <w:shd w:val="clear" w:color="auto" w:fill="auto"/>
          </w:tcPr>
          <w:p w14:paraId="42ABD0CB" w14:textId="5C755AE1" w:rsidR="00120641" w:rsidRPr="005326BB" w:rsidRDefault="00093208" w:rsidP="00252514">
            <w:pPr>
              <w:snapToGrid w:val="0"/>
              <w:ind w:left="60"/>
              <w:rPr>
                <w:rFonts w:ascii="Arial" w:hAnsi="Arial" w:cs="Arial"/>
                <w:color w:val="000000" w:themeColor="text1"/>
              </w:rPr>
            </w:pPr>
            <w:proofErr w:type="spellStart"/>
            <w:r>
              <w:rPr>
                <w:rFonts w:ascii="Arial" w:hAnsi="Arial" w:cs="Arial"/>
                <w:color w:val="000000" w:themeColor="text1"/>
              </w:rPr>
              <w:t>Bhotekoshi</w:t>
            </w:r>
            <w:proofErr w:type="spellEnd"/>
            <w:r>
              <w:rPr>
                <w:rFonts w:ascii="Arial" w:hAnsi="Arial" w:cs="Arial"/>
                <w:color w:val="000000" w:themeColor="text1"/>
              </w:rPr>
              <w:t xml:space="preserve"> </w:t>
            </w:r>
            <w:proofErr w:type="spellStart"/>
            <w:r>
              <w:rPr>
                <w:rFonts w:ascii="Arial" w:hAnsi="Arial" w:cs="Arial"/>
                <w:color w:val="000000" w:themeColor="text1"/>
              </w:rPr>
              <w:t>Gaupalika</w:t>
            </w:r>
            <w:proofErr w:type="spellEnd"/>
          </w:p>
        </w:tc>
        <w:tc>
          <w:tcPr>
            <w:tcW w:w="687" w:type="pct"/>
            <w:tcBorders>
              <w:top w:val="single" w:sz="4" w:space="0" w:color="000000"/>
              <w:left w:val="single" w:sz="4" w:space="0" w:color="000000"/>
              <w:bottom w:val="single" w:sz="4" w:space="0" w:color="000000"/>
            </w:tcBorders>
          </w:tcPr>
          <w:p w14:paraId="68AD3B48" w14:textId="20AAAB5F" w:rsidR="00120641" w:rsidRPr="005326BB" w:rsidRDefault="00093208" w:rsidP="00252514">
            <w:pPr>
              <w:snapToGrid w:val="0"/>
              <w:ind w:left="60"/>
              <w:rPr>
                <w:rFonts w:ascii="Arial" w:hAnsi="Arial" w:cs="Arial"/>
                <w:color w:val="000000" w:themeColor="text1"/>
              </w:rPr>
            </w:pPr>
            <w:r>
              <w:rPr>
                <w:rFonts w:ascii="Arial" w:hAnsi="Arial" w:cs="Arial"/>
                <w:color w:val="000000" w:themeColor="text1"/>
              </w:rPr>
              <w:t>Admin Officer</w:t>
            </w:r>
          </w:p>
        </w:tc>
        <w:tc>
          <w:tcPr>
            <w:tcW w:w="702" w:type="pct"/>
            <w:tcBorders>
              <w:top w:val="single" w:sz="4" w:space="0" w:color="000000"/>
              <w:left w:val="single" w:sz="4" w:space="0" w:color="000000"/>
              <w:bottom w:val="single" w:sz="4" w:space="0" w:color="000000"/>
              <w:right w:val="single" w:sz="4" w:space="0" w:color="000000"/>
            </w:tcBorders>
            <w:shd w:val="clear" w:color="auto" w:fill="auto"/>
          </w:tcPr>
          <w:p w14:paraId="5475D18A" w14:textId="54E7F64A" w:rsidR="00120641" w:rsidRPr="005326BB" w:rsidRDefault="00093208" w:rsidP="00252514">
            <w:pPr>
              <w:snapToGrid w:val="0"/>
              <w:ind w:left="60"/>
              <w:rPr>
                <w:rFonts w:ascii="Arial" w:hAnsi="Arial" w:cs="Arial"/>
                <w:color w:val="000000" w:themeColor="text1"/>
              </w:rPr>
            </w:pPr>
            <w:r>
              <w:rPr>
                <w:rFonts w:ascii="Arial" w:hAnsi="Arial" w:cs="Arial"/>
                <w:color w:val="000000" w:themeColor="text1"/>
              </w:rPr>
              <w:t>9851147221</w:t>
            </w:r>
          </w:p>
        </w:tc>
        <w:tc>
          <w:tcPr>
            <w:tcW w:w="1522" w:type="pct"/>
            <w:tcBorders>
              <w:top w:val="single" w:sz="4" w:space="0" w:color="000000"/>
              <w:left w:val="single" w:sz="4" w:space="0" w:color="000000"/>
              <w:bottom w:val="single" w:sz="4" w:space="0" w:color="000000"/>
              <w:right w:val="single" w:sz="4" w:space="0" w:color="000000"/>
            </w:tcBorders>
          </w:tcPr>
          <w:p w14:paraId="7F4969AC" w14:textId="74F4251A" w:rsidR="00120641" w:rsidRPr="005326BB" w:rsidRDefault="00093208" w:rsidP="00252514">
            <w:pPr>
              <w:snapToGrid w:val="0"/>
              <w:ind w:left="60"/>
              <w:rPr>
                <w:rFonts w:ascii="Arial" w:hAnsi="Arial" w:cs="Arial"/>
                <w:color w:val="000000" w:themeColor="text1"/>
              </w:rPr>
            </w:pPr>
            <w:r>
              <w:rPr>
                <w:rFonts w:ascii="Arial" w:hAnsi="Arial" w:cs="Arial"/>
                <w:color w:val="000000" w:themeColor="text1"/>
              </w:rPr>
              <w:t>mniraula.info@gmail.com</w:t>
            </w:r>
          </w:p>
        </w:tc>
      </w:tr>
      <w:tr w:rsidR="00120641" w:rsidRPr="005326BB" w14:paraId="13AEBC01" w14:textId="3E67D728" w:rsidTr="00C416D6">
        <w:trPr>
          <w:trHeight w:val="247"/>
        </w:trPr>
        <w:tc>
          <w:tcPr>
            <w:tcW w:w="899" w:type="pct"/>
            <w:tcBorders>
              <w:top w:val="single" w:sz="4" w:space="0" w:color="000000"/>
              <w:left w:val="single" w:sz="4" w:space="0" w:color="000000"/>
              <w:bottom w:val="single" w:sz="4" w:space="0" w:color="000000"/>
            </w:tcBorders>
            <w:shd w:val="clear" w:color="auto" w:fill="auto"/>
          </w:tcPr>
          <w:p w14:paraId="2B18A78E" w14:textId="4179CDF3" w:rsidR="00120641" w:rsidRPr="005326BB" w:rsidRDefault="00093208" w:rsidP="00252514">
            <w:pPr>
              <w:rPr>
                <w:rFonts w:ascii="Arial" w:hAnsi="Arial" w:cs="Arial"/>
                <w:color w:val="000000" w:themeColor="text1"/>
                <w:sz w:val="22"/>
                <w:szCs w:val="22"/>
              </w:rPr>
            </w:pPr>
            <w:r>
              <w:rPr>
                <w:rFonts w:ascii="Arial" w:hAnsi="Arial" w:cs="Arial"/>
                <w:color w:val="000000" w:themeColor="text1"/>
                <w:sz w:val="22"/>
                <w:szCs w:val="22"/>
              </w:rPr>
              <w:t>Sabin Prajapati</w:t>
            </w:r>
          </w:p>
        </w:tc>
        <w:tc>
          <w:tcPr>
            <w:tcW w:w="463" w:type="pct"/>
            <w:tcBorders>
              <w:top w:val="single" w:sz="4" w:space="0" w:color="000000"/>
              <w:left w:val="single" w:sz="4" w:space="0" w:color="000000"/>
              <w:bottom w:val="single" w:sz="4" w:space="0" w:color="000000"/>
              <w:right w:val="single" w:sz="4" w:space="0" w:color="000000"/>
            </w:tcBorders>
          </w:tcPr>
          <w:p w14:paraId="7CD74CEC" w14:textId="13D8FEAA" w:rsidR="00120641" w:rsidRPr="005326BB" w:rsidRDefault="00093208" w:rsidP="00252514">
            <w:pPr>
              <w:snapToGrid w:val="0"/>
              <w:ind w:left="60"/>
              <w:rPr>
                <w:rFonts w:ascii="Arial" w:hAnsi="Arial" w:cs="Arial"/>
                <w:color w:val="000000" w:themeColor="text1"/>
              </w:rPr>
            </w:pPr>
            <w:r>
              <w:rPr>
                <w:rFonts w:ascii="Arial" w:hAnsi="Arial" w:cs="Arial"/>
                <w:color w:val="000000" w:themeColor="text1"/>
              </w:rPr>
              <w:t>Male</w:t>
            </w:r>
          </w:p>
        </w:tc>
        <w:tc>
          <w:tcPr>
            <w:tcW w:w="727" w:type="pct"/>
            <w:tcBorders>
              <w:top w:val="single" w:sz="4" w:space="0" w:color="000000"/>
              <w:left w:val="single" w:sz="4" w:space="0" w:color="000000"/>
              <w:bottom w:val="single" w:sz="4" w:space="0" w:color="000000"/>
            </w:tcBorders>
            <w:shd w:val="clear" w:color="auto" w:fill="auto"/>
          </w:tcPr>
          <w:p w14:paraId="6BE0AC94" w14:textId="17918EFC" w:rsidR="00120641" w:rsidRPr="005326BB" w:rsidRDefault="00093208" w:rsidP="00252514">
            <w:pPr>
              <w:snapToGrid w:val="0"/>
              <w:ind w:left="60"/>
              <w:rPr>
                <w:rFonts w:ascii="Arial" w:hAnsi="Arial" w:cs="Arial"/>
                <w:color w:val="000000" w:themeColor="text1"/>
              </w:rPr>
            </w:pPr>
            <w:proofErr w:type="spellStart"/>
            <w:r>
              <w:rPr>
                <w:rFonts w:ascii="Arial" w:hAnsi="Arial" w:cs="Arial"/>
                <w:color w:val="000000" w:themeColor="text1"/>
              </w:rPr>
              <w:t>Bhotekoshi</w:t>
            </w:r>
            <w:proofErr w:type="spellEnd"/>
            <w:r>
              <w:rPr>
                <w:rFonts w:ascii="Arial" w:hAnsi="Arial" w:cs="Arial"/>
                <w:color w:val="000000" w:themeColor="text1"/>
              </w:rPr>
              <w:t xml:space="preserve"> </w:t>
            </w:r>
            <w:proofErr w:type="spellStart"/>
            <w:r>
              <w:rPr>
                <w:rFonts w:ascii="Arial" w:hAnsi="Arial" w:cs="Arial"/>
                <w:color w:val="000000" w:themeColor="text1"/>
              </w:rPr>
              <w:t>Gaupalika</w:t>
            </w:r>
            <w:proofErr w:type="spellEnd"/>
          </w:p>
        </w:tc>
        <w:tc>
          <w:tcPr>
            <w:tcW w:w="687" w:type="pct"/>
            <w:tcBorders>
              <w:top w:val="single" w:sz="4" w:space="0" w:color="000000"/>
              <w:left w:val="single" w:sz="4" w:space="0" w:color="000000"/>
              <w:bottom w:val="single" w:sz="4" w:space="0" w:color="000000"/>
            </w:tcBorders>
          </w:tcPr>
          <w:p w14:paraId="0FFD81C2" w14:textId="53C512B0" w:rsidR="00120641" w:rsidRPr="005326BB" w:rsidRDefault="00093208" w:rsidP="00252514">
            <w:pPr>
              <w:snapToGrid w:val="0"/>
              <w:ind w:left="60"/>
              <w:rPr>
                <w:rFonts w:ascii="Arial" w:hAnsi="Arial" w:cs="Arial"/>
                <w:color w:val="000000" w:themeColor="text1"/>
              </w:rPr>
            </w:pPr>
            <w:r>
              <w:rPr>
                <w:rFonts w:ascii="Arial" w:hAnsi="Arial" w:cs="Arial"/>
                <w:color w:val="000000" w:themeColor="text1"/>
              </w:rPr>
              <w:t>IT officer</w:t>
            </w:r>
          </w:p>
        </w:tc>
        <w:tc>
          <w:tcPr>
            <w:tcW w:w="702" w:type="pct"/>
            <w:tcBorders>
              <w:top w:val="single" w:sz="4" w:space="0" w:color="000000"/>
              <w:left w:val="single" w:sz="4" w:space="0" w:color="000000"/>
              <w:bottom w:val="single" w:sz="4" w:space="0" w:color="000000"/>
              <w:right w:val="single" w:sz="4" w:space="0" w:color="000000"/>
            </w:tcBorders>
            <w:shd w:val="clear" w:color="auto" w:fill="auto"/>
          </w:tcPr>
          <w:p w14:paraId="25499A3C" w14:textId="11AEA977" w:rsidR="00120641" w:rsidRPr="005326BB" w:rsidRDefault="00093208" w:rsidP="00252514">
            <w:pPr>
              <w:snapToGrid w:val="0"/>
              <w:ind w:left="60"/>
              <w:rPr>
                <w:rFonts w:ascii="Arial" w:hAnsi="Arial" w:cs="Arial"/>
                <w:color w:val="000000" w:themeColor="text1"/>
              </w:rPr>
            </w:pPr>
            <w:r>
              <w:rPr>
                <w:rFonts w:ascii="Arial" w:hAnsi="Arial" w:cs="Arial"/>
                <w:color w:val="000000" w:themeColor="text1"/>
              </w:rPr>
              <w:t>9841313152</w:t>
            </w:r>
          </w:p>
        </w:tc>
        <w:tc>
          <w:tcPr>
            <w:tcW w:w="1522" w:type="pct"/>
            <w:tcBorders>
              <w:top w:val="single" w:sz="4" w:space="0" w:color="000000"/>
              <w:left w:val="single" w:sz="4" w:space="0" w:color="000000"/>
              <w:bottom w:val="single" w:sz="4" w:space="0" w:color="000000"/>
              <w:right w:val="single" w:sz="4" w:space="0" w:color="000000"/>
            </w:tcBorders>
          </w:tcPr>
          <w:p w14:paraId="30B5F41F" w14:textId="3D450C6B" w:rsidR="00120641" w:rsidRPr="005326BB" w:rsidRDefault="00093208" w:rsidP="00252514">
            <w:pPr>
              <w:snapToGrid w:val="0"/>
              <w:ind w:left="60"/>
              <w:rPr>
                <w:rFonts w:ascii="Arial" w:hAnsi="Arial" w:cs="Arial"/>
                <w:color w:val="000000" w:themeColor="text1"/>
              </w:rPr>
            </w:pPr>
            <w:r w:rsidRPr="00093208">
              <w:rPr>
                <w:rFonts w:ascii="Arial" w:hAnsi="Arial" w:cs="Arial"/>
                <w:color w:val="000000" w:themeColor="text1"/>
              </w:rPr>
              <w:t>ito.bhotekoshimun@gmail.com</w:t>
            </w:r>
          </w:p>
        </w:tc>
      </w:tr>
      <w:tr w:rsidR="00120641" w:rsidRPr="005326BB" w14:paraId="1CAE649E" w14:textId="4F6313E4" w:rsidTr="00C416D6">
        <w:trPr>
          <w:trHeight w:val="263"/>
        </w:trPr>
        <w:tc>
          <w:tcPr>
            <w:tcW w:w="899" w:type="pct"/>
            <w:tcBorders>
              <w:top w:val="single" w:sz="4" w:space="0" w:color="000000"/>
              <w:left w:val="single" w:sz="4" w:space="0" w:color="000000"/>
              <w:bottom w:val="single" w:sz="4" w:space="0" w:color="000000"/>
            </w:tcBorders>
            <w:shd w:val="clear" w:color="auto" w:fill="auto"/>
          </w:tcPr>
          <w:p w14:paraId="316F1B6D" w14:textId="56A69B83" w:rsidR="00120641" w:rsidRPr="005326BB" w:rsidRDefault="00C416D6" w:rsidP="00252514">
            <w:pPr>
              <w:rPr>
                <w:rFonts w:ascii="Arial" w:hAnsi="Arial" w:cs="Arial"/>
                <w:color w:val="000000" w:themeColor="text1"/>
                <w:sz w:val="22"/>
                <w:szCs w:val="22"/>
              </w:rPr>
            </w:pPr>
            <w:proofErr w:type="spellStart"/>
            <w:r>
              <w:rPr>
                <w:rFonts w:ascii="Arial" w:hAnsi="Arial" w:cs="Arial"/>
                <w:color w:val="000000" w:themeColor="text1"/>
                <w:sz w:val="22"/>
                <w:szCs w:val="22"/>
              </w:rPr>
              <w:t>Ishor</w:t>
            </w:r>
            <w:proofErr w:type="spellEnd"/>
            <w:r>
              <w:rPr>
                <w:rFonts w:ascii="Arial" w:hAnsi="Arial" w:cs="Arial"/>
                <w:color w:val="000000" w:themeColor="text1"/>
                <w:sz w:val="22"/>
                <w:szCs w:val="22"/>
              </w:rPr>
              <w:t xml:space="preserve"> Neupane</w:t>
            </w:r>
          </w:p>
        </w:tc>
        <w:tc>
          <w:tcPr>
            <w:tcW w:w="463" w:type="pct"/>
            <w:tcBorders>
              <w:top w:val="single" w:sz="4" w:space="0" w:color="000000"/>
              <w:left w:val="single" w:sz="4" w:space="0" w:color="000000"/>
              <w:bottom w:val="single" w:sz="4" w:space="0" w:color="000000"/>
              <w:right w:val="single" w:sz="4" w:space="0" w:color="000000"/>
            </w:tcBorders>
          </w:tcPr>
          <w:p w14:paraId="54F3C6BA" w14:textId="3F796671" w:rsidR="00120641" w:rsidRPr="005326BB" w:rsidRDefault="00C416D6" w:rsidP="00252514">
            <w:pPr>
              <w:snapToGrid w:val="0"/>
              <w:ind w:left="60"/>
              <w:rPr>
                <w:rFonts w:ascii="Arial" w:hAnsi="Arial" w:cs="Arial"/>
                <w:color w:val="000000" w:themeColor="text1"/>
              </w:rPr>
            </w:pPr>
            <w:r>
              <w:rPr>
                <w:rFonts w:ascii="Arial" w:hAnsi="Arial" w:cs="Arial"/>
                <w:color w:val="000000" w:themeColor="text1"/>
              </w:rPr>
              <w:t>Male</w:t>
            </w:r>
          </w:p>
        </w:tc>
        <w:tc>
          <w:tcPr>
            <w:tcW w:w="727" w:type="pct"/>
            <w:tcBorders>
              <w:top w:val="single" w:sz="4" w:space="0" w:color="000000"/>
              <w:left w:val="single" w:sz="4" w:space="0" w:color="000000"/>
              <w:bottom w:val="single" w:sz="4" w:space="0" w:color="000000"/>
            </w:tcBorders>
            <w:shd w:val="clear" w:color="auto" w:fill="auto"/>
          </w:tcPr>
          <w:p w14:paraId="0E7BECC2" w14:textId="4FFB1D7B" w:rsidR="00120641" w:rsidRPr="005326BB" w:rsidRDefault="00C416D6" w:rsidP="00252514">
            <w:pPr>
              <w:snapToGrid w:val="0"/>
              <w:ind w:left="60"/>
              <w:rPr>
                <w:rFonts w:ascii="Arial" w:hAnsi="Arial" w:cs="Arial"/>
                <w:color w:val="000000" w:themeColor="text1"/>
              </w:rPr>
            </w:pPr>
            <w:r>
              <w:rPr>
                <w:rFonts w:ascii="Arial" w:hAnsi="Arial" w:cs="Arial"/>
                <w:color w:val="000000" w:themeColor="text1"/>
              </w:rPr>
              <w:t>HRRP</w:t>
            </w:r>
          </w:p>
        </w:tc>
        <w:tc>
          <w:tcPr>
            <w:tcW w:w="687" w:type="pct"/>
            <w:tcBorders>
              <w:top w:val="single" w:sz="4" w:space="0" w:color="000000"/>
              <w:left w:val="single" w:sz="4" w:space="0" w:color="000000"/>
              <w:bottom w:val="single" w:sz="4" w:space="0" w:color="000000"/>
            </w:tcBorders>
          </w:tcPr>
          <w:p w14:paraId="2341EC89" w14:textId="44689C87" w:rsidR="00120641" w:rsidRPr="005326BB" w:rsidRDefault="00C416D6" w:rsidP="00252514">
            <w:pPr>
              <w:snapToGrid w:val="0"/>
              <w:ind w:left="60"/>
              <w:rPr>
                <w:rFonts w:ascii="Arial" w:hAnsi="Arial" w:cs="Arial"/>
                <w:color w:val="000000" w:themeColor="text1"/>
              </w:rPr>
            </w:pPr>
            <w:r>
              <w:rPr>
                <w:rFonts w:ascii="Arial" w:hAnsi="Arial" w:cs="Arial"/>
                <w:color w:val="000000" w:themeColor="text1"/>
              </w:rPr>
              <w:t>IMO</w:t>
            </w:r>
          </w:p>
        </w:tc>
        <w:tc>
          <w:tcPr>
            <w:tcW w:w="702" w:type="pct"/>
            <w:tcBorders>
              <w:top w:val="single" w:sz="4" w:space="0" w:color="000000"/>
              <w:left w:val="single" w:sz="4" w:space="0" w:color="000000"/>
              <w:bottom w:val="single" w:sz="4" w:space="0" w:color="000000"/>
              <w:right w:val="single" w:sz="4" w:space="0" w:color="000000"/>
            </w:tcBorders>
            <w:shd w:val="clear" w:color="auto" w:fill="auto"/>
          </w:tcPr>
          <w:p w14:paraId="43367EE1" w14:textId="5B390D04" w:rsidR="00120641" w:rsidRPr="005326BB" w:rsidRDefault="00C416D6" w:rsidP="00252514">
            <w:pPr>
              <w:snapToGrid w:val="0"/>
              <w:ind w:left="60"/>
              <w:rPr>
                <w:rFonts w:ascii="Arial" w:hAnsi="Arial" w:cs="Arial"/>
                <w:color w:val="000000" w:themeColor="text1"/>
              </w:rPr>
            </w:pPr>
            <w:r>
              <w:rPr>
                <w:rFonts w:ascii="Arial" w:hAnsi="Arial" w:cs="Arial"/>
                <w:color w:val="000000" w:themeColor="text1"/>
              </w:rPr>
              <w:t>9849572020</w:t>
            </w:r>
          </w:p>
        </w:tc>
        <w:tc>
          <w:tcPr>
            <w:tcW w:w="1522" w:type="pct"/>
            <w:tcBorders>
              <w:top w:val="single" w:sz="4" w:space="0" w:color="000000"/>
              <w:left w:val="single" w:sz="4" w:space="0" w:color="000000"/>
              <w:bottom w:val="single" w:sz="4" w:space="0" w:color="000000"/>
              <w:right w:val="single" w:sz="4" w:space="0" w:color="000000"/>
            </w:tcBorders>
          </w:tcPr>
          <w:p w14:paraId="26FEE85F" w14:textId="5491956D" w:rsidR="00120641" w:rsidRPr="005326BB" w:rsidRDefault="00C416D6" w:rsidP="00252514">
            <w:pPr>
              <w:snapToGrid w:val="0"/>
              <w:ind w:left="60"/>
              <w:rPr>
                <w:rFonts w:ascii="Arial" w:hAnsi="Arial" w:cs="Arial"/>
                <w:color w:val="000000" w:themeColor="text1"/>
              </w:rPr>
            </w:pPr>
            <w:r>
              <w:rPr>
                <w:rFonts w:ascii="Arial" w:hAnsi="Arial" w:cs="Arial"/>
                <w:color w:val="000000" w:themeColor="text1"/>
              </w:rPr>
              <w:t>Ishor.neupane@hrrpnepal.org</w:t>
            </w:r>
          </w:p>
        </w:tc>
      </w:tr>
      <w:tr w:rsidR="00C416D6" w:rsidRPr="005326BB" w14:paraId="4DB8BCBB" w14:textId="1C25567C" w:rsidTr="00C416D6">
        <w:trPr>
          <w:trHeight w:val="247"/>
        </w:trPr>
        <w:tc>
          <w:tcPr>
            <w:tcW w:w="899" w:type="pct"/>
            <w:tcBorders>
              <w:top w:val="single" w:sz="4" w:space="0" w:color="000000"/>
              <w:left w:val="single" w:sz="4" w:space="0" w:color="000000"/>
              <w:bottom w:val="single" w:sz="4" w:space="0" w:color="000000"/>
            </w:tcBorders>
            <w:shd w:val="clear" w:color="auto" w:fill="auto"/>
          </w:tcPr>
          <w:p w14:paraId="6956C3EF" w14:textId="5E319BD9" w:rsidR="00C416D6" w:rsidRPr="005326BB" w:rsidRDefault="00C416D6" w:rsidP="00C416D6">
            <w:pPr>
              <w:rPr>
                <w:rFonts w:ascii="Arial" w:hAnsi="Arial" w:cs="Arial"/>
                <w:color w:val="000000" w:themeColor="text1"/>
                <w:sz w:val="22"/>
                <w:szCs w:val="22"/>
              </w:rPr>
            </w:pPr>
            <w:r>
              <w:rPr>
                <w:rFonts w:ascii="Arial" w:hAnsi="Arial" w:cs="Arial"/>
                <w:color w:val="000000" w:themeColor="text1"/>
                <w:sz w:val="22"/>
                <w:szCs w:val="22"/>
              </w:rPr>
              <w:t>Pradip Sharma</w:t>
            </w:r>
          </w:p>
        </w:tc>
        <w:tc>
          <w:tcPr>
            <w:tcW w:w="463" w:type="pct"/>
            <w:tcBorders>
              <w:top w:val="single" w:sz="4" w:space="0" w:color="000000"/>
              <w:left w:val="single" w:sz="4" w:space="0" w:color="000000"/>
              <w:bottom w:val="single" w:sz="4" w:space="0" w:color="000000"/>
              <w:right w:val="single" w:sz="4" w:space="0" w:color="000000"/>
            </w:tcBorders>
          </w:tcPr>
          <w:p w14:paraId="6DACB963" w14:textId="6250F3CF" w:rsidR="00C416D6" w:rsidRPr="005326BB" w:rsidRDefault="00C416D6" w:rsidP="00C416D6">
            <w:pPr>
              <w:snapToGrid w:val="0"/>
              <w:ind w:left="60"/>
              <w:rPr>
                <w:rFonts w:ascii="Arial" w:hAnsi="Arial" w:cs="Arial"/>
                <w:color w:val="000000" w:themeColor="text1"/>
              </w:rPr>
            </w:pPr>
            <w:r>
              <w:rPr>
                <w:rFonts w:ascii="Arial" w:hAnsi="Arial" w:cs="Arial"/>
                <w:color w:val="000000" w:themeColor="text1"/>
              </w:rPr>
              <w:t>Male</w:t>
            </w:r>
          </w:p>
        </w:tc>
        <w:tc>
          <w:tcPr>
            <w:tcW w:w="727" w:type="pct"/>
            <w:tcBorders>
              <w:top w:val="single" w:sz="4" w:space="0" w:color="000000"/>
              <w:left w:val="single" w:sz="4" w:space="0" w:color="000000"/>
              <w:bottom w:val="single" w:sz="4" w:space="0" w:color="000000"/>
            </w:tcBorders>
            <w:shd w:val="clear" w:color="auto" w:fill="auto"/>
          </w:tcPr>
          <w:p w14:paraId="40A78D0D" w14:textId="0404560F" w:rsidR="00C416D6" w:rsidRPr="005326BB" w:rsidRDefault="00C416D6" w:rsidP="00C416D6">
            <w:pPr>
              <w:snapToGrid w:val="0"/>
              <w:ind w:left="60"/>
              <w:rPr>
                <w:rFonts w:ascii="Arial" w:hAnsi="Arial" w:cs="Arial"/>
                <w:color w:val="000000" w:themeColor="text1"/>
              </w:rPr>
            </w:pPr>
            <w:r>
              <w:rPr>
                <w:rFonts w:ascii="Arial" w:hAnsi="Arial" w:cs="Arial"/>
                <w:color w:val="000000" w:themeColor="text1"/>
              </w:rPr>
              <w:t>HRRP</w:t>
            </w:r>
          </w:p>
        </w:tc>
        <w:tc>
          <w:tcPr>
            <w:tcW w:w="687" w:type="pct"/>
            <w:tcBorders>
              <w:top w:val="single" w:sz="4" w:space="0" w:color="000000"/>
              <w:left w:val="single" w:sz="4" w:space="0" w:color="000000"/>
              <w:bottom w:val="single" w:sz="4" w:space="0" w:color="000000"/>
            </w:tcBorders>
          </w:tcPr>
          <w:p w14:paraId="57FC431A" w14:textId="2BA96EB2" w:rsidR="00C416D6" w:rsidRPr="005326BB" w:rsidRDefault="00C416D6" w:rsidP="00C416D6">
            <w:pPr>
              <w:snapToGrid w:val="0"/>
              <w:ind w:left="60"/>
              <w:rPr>
                <w:rFonts w:ascii="Arial" w:hAnsi="Arial" w:cs="Arial"/>
                <w:color w:val="000000" w:themeColor="text1"/>
              </w:rPr>
            </w:pPr>
            <w:r>
              <w:rPr>
                <w:rFonts w:ascii="Arial" w:hAnsi="Arial" w:cs="Arial"/>
                <w:color w:val="000000" w:themeColor="text1"/>
              </w:rPr>
              <w:t>DC</w:t>
            </w:r>
          </w:p>
        </w:tc>
        <w:tc>
          <w:tcPr>
            <w:tcW w:w="702" w:type="pct"/>
            <w:tcBorders>
              <w:top w:val="single" w:sz="4" w:space="0" w:color="000000"/>
              <w:left w:val="single" w:sz="4" w:space="0" w:color="000000"/>
              <w:bottom w:val="single" w:sz="4" w:space="0" w:color="000000"/>
              <w:right w:val="single" w:sz="4" w:space="0" w:color="000000"/>
            </w:tcBorders>
            <w:shd w:val="clear" w:color="auto" w:fill="auto"/>
          </w:tcPr>
          <w:p w14:paraId="76DB14C5" w14:textId="3171557F" w:rsidR="00C416D6" w:rsidRPr="005326BB" w:rsidRDefault="00C416D6" w:rsidP="00C416D6">
            <w:pPr>
              <w:snapToGrid w:val="0"/>
              <w:ind w:left="60"/>
              <w:rPr>
                <w:rFonts w:ascii="Arial" w:hAnsi="Arial" w:cs="Arial"/>
                <w:color w:val="000000" w:themeColor="text1"/>
              </w:rPr>
            </w:pPr>
            <w:r w:rsidRPr="00081DA8">
              <w:rPr>
                <w:rFonts w:ascii="Arial" w:hAnsi="Arial" w:cs="Arial"/>
              </w:rPr>
              <w:t>9851258254</w:t>
            </w:r>
          </w:p>
        </w:tc>
        <w:tc>
          <w:tcPr>
            <w:tcW w:w="1522" w:type="pct"/>
            <w:tcBorders>
              <w:top w:val="single" w:sz="4" w:space="0" w:color="000000"/>
              <w:left w:val="single" w:sz="4" w:space="0" w:color="000000"/>
              <w:bottom w:val="single" w:sz="4" w:space="0" w:color="000000"/>
              <w:right w:val="single" w:sz="4" w:space="0" w:color="000000"/>
            </w:tcBorders>
          </w:tcPr>
          <w:p w14:paraId="5F73A1F2" w14:textId="63E9B244" w:rsidR="00C416D6" w:rsidRPr="005326BB" w:rsidRDefault="00C416D6" w:rsidP="00C416D6">
            <w:pPr>
              <w:snapToGrid w:val="0"/>
              <w:ind w:left="60"/>
              <w:rPr>
                <w:rFonts w:ascii="Arial" w:hAnsi="Arial" w:cs="Arial"/>
                <w:color w:val="000000" w:themeColor="text1"/>
              </w:rPr>
            </w:pPr>
            <w:r w:rsidRPr="00081DA8">
              <w:rPr>
                <w:rFonts w:ascii="Arial" w:hAnsi="Arial" w:cs="Arial"/>
              </w:rPr>
              <w:t>Techcord.sindhupalchok@hrrp.org</w:t>
            </w:r>
          </w:p>
        </w:tc>
      </w:tr>
      <w:tr w:rsidR="00C416D6" w:rsidRPr="005326BB" w14:paraId="02793988" w14:textId="7218A504" w:rsidTr="00C416D6">
        <w:trPr>
          <w:trHeight w:val="263"/>
        </w:trPr>
        <w:tc>
          <w:tcPr>
            <w:tcW w:w="899" w:type="pct"/>
            <w:tcBorders>
              <w:top w:val="single" w:sz="4" w:space="0" w:color="000000"/>
              <w:left w:val="single" w:sz="4" w:space="0" w:color="000000"/>
              <w:bottom w:val="single" w:sz="4" w:space="0" w:color="000000"/>
            </w:tcBorders>
            <w:shd w:val="clear" w:color="auto" w:fill="auto"/>
          </w:tcPr>
          <w:p w14:paraId="432D32D1" w14:textId="529C0298" w:rsidR="00C416D6" w:rsidRPr="005326BB" w:rsidRDefault="003B7B75" w:rsidP="00C416D6">
            <w:pPr>
              <w:rPr>
                <w:rFonts w:ascii="Arial" w:hAnsi="Arial" w:cs="Arial"/>
                <w:color w:val="000000" w:themeColor="text1"/>
                <w:sz w:val="22"/>
                <w:szCs w:val="22"/>
              </w:rPr>
            </w:pPr>
            <w:proofErr w:type="spellStart"/>
            <w:r>
              <w:rPr>
                <w:rFonts w:ascii="Arial" w:hAnsi="Arial" w:cs="Arial"/>
                <w:color w:val="000000" w:themeColor="text1"/>
                <w:sz w:val="22"/>
                <w:szCs w:val="22"/>
              </w:rPr>
              <w:t>Sujan</w:t>
            </w:r>
            <w:proofErr w:type="spellEnd"/>
            <w:r>
              <w:rPr>
                <w:rFonts w:ascii="Arial" w:hAnsi="Arial" w:cs="Arial"/>
                <w:color w:val="000000" w:themeColor="text1"/>
                <w:sz w:val="22"/>
                <w:szCs w:val="22"/>
              </w:rPr>
              <w:t xml:space="preserve"> Kc</w:t>
            </w:r>
          </w:p>
        </w:tc>
        <w:tc>
          <w:tcPr>
            <w:tcW w:w="463" w:type="pct"/>
            <w:tcBorders>
              <w:top w:val="single" w:sz="4" w:space="0" w:color="000000"/>
              <w:left w:val="single" w:sz="4" w:space="0" w:color="000000"/>
              <w:bottom w:val="single" w:sz="4" w:space="0" w:color="000000"/>
              <w:right w:val="single" w:sz="4" w:space="0" w:color="000000"/>
            </w:tcBorders>
          </w:tcPr>
          <w:p w14:paraId="3D7CA9EC" w14:textId="18AEFAE1" w:rsidR="00C416D6" w:rsidRPr="005326BB" w:rsidRDefault="003B7B75" w:rsidP="00C416D6">
            <w:pPr>
              <w:snapToGrid w:val="0"/>
              <w:ind w:left="60"/>
              <w:rPr>
                <w:rFonts w:ascii="Arial" w:hAnsi="Arial" w:cs="Arial"/>
                <w:color w:val="000000" w:themeColor="text1"/>
              </w:rPr>
            </w:pPr>
            <w:r>
              <w:rPr>
                <w:rFonts w:ascii="Arial" w:hAnsi="Arial" w:cs="Arial"/>
                <w:color w:val="000000" w:themeColor="text1"/>
              </w:rPr>
              <w:t>Male</w:t>
            </w:r>
          </w:p>
        </w:tc>
        <w:tc>
          <w:tcPr>
            <w:tcW w:w="727" w:type="pct"/>
            <w:tcBorders>
              <w:top w:val="single" w:sz="4" w:space="0" w:color="000000"/>
              <w:left w:val="single" w:sz="4" w:space="0" w:color="000000"/>
              <w:bottom w:val="single" w:sz="4" w:space="0" w:color="000000"/>
            </w:tcBorders>
            <w:shd w:val="clear" w:color="auto" w:fill="auto"/>
          </w:tcPr>
          <w:p w14:paraId="38035072" w14:textId="17A56D3A" w:rsidR="00C416D6" w:rsidRPr="005326BB" w:rsidRDefault="003B7B75" w:rsidP="00C416D6">
            <w:pPr>
              <w:snapToGrid w:val="0"/>
              <w:ind w:left="60"/>
              <w:rPr>
                <w:rFonts w:ascii="Arial" w:hAnsi="Arial" w:cs="Arial"/>
                <w:color w:val="000000" w:themeColor="text1"/>
              </w:rPr>
            </w:pPr>
            <w:proofErr w:type="spellStart"/>
            <w:r>
              <w:rPr>
                <w:rFonts w:ascii="Arial" w:hAnsi="Arial" w:cs="Arial"/>
                <w:color w:val="000000" w:themeColor="text1"/>
              </w:rPr>
              <w:t>GIMaLI</w:t>
            </w:r>
            <w:proofErr w:type="spellEnd"/>
          </w:p>
        </w:tc>
        <w:tc>
          <w:tcPr>
            <w:tcW w:w="687" w:type="pct"/>
            <w:tcBorders>
              <w:top w:val="single" w:sz="4" w:space="0" w:color="000000"/>
              <w:left w:val="single" w:sz="4" w:space="0" w:color="000000"/>
              <w:bottom w:val="single" w:sz="4" w:space="0" w:color="000000"/>
            </w:tcBorders>
          </w:tcPr>
          <w:p w14:paraId="3E8CE37B" w14:textId="38EFDCA6" w:rsidR="00C416D6" w:rsidRPr="005326BB" w:rsidRDefault="003B7B75" w:rsidP="00C416D6">
            <w:pPr>
              <w:snapToGrid w:val="0"/>
              <w:ind w:left="60"/>
              <w:rPr>
                <w:rFonts w:ascii="Arial" w:hAnsi="Arial" w:cs="Arial"/>
                <w:color w:val="000000" w:themeColor="text1"/>
              </w:rPr>
            </w:pPr>
            <w:r>
              <w:rPr>
                <w:rFonts w:ascii="Arial" w:hAnsi="Arial" w:cs="Arial"/>
                <w:color w:val="000000" w:themeColor="text1"/>
              </w:rPr>
              <w:t>Computer Operator</w:t>
            </w:r>
          </w:p>
        </w:tc>
        <w:tc>
          <w:tcPr>
            <w:tcW w:w="702" w:type="pct"/>
            <w:tcBorders>
              <w:top w:val="single" w:sz="4" w:space="0" w:color="000000"/>
              <w:left w:val="single" w:sz="4" w:space="0" w:color="000000"/>
              <w:bottom w:val="single" w:sz="4" w:space="0" w:color="000000"/>
              <w:right w:val="single" w:sz="4" w:space="0" w:color="000000"/>
            </w:tcBorders>
            <w:shd w:val="clear" w:color="auto" w:fill="auto"/>
          </w:tcPr>
          <w:p w14:paraId="7231FB0E" w14:textId="316B6D04" w:rsidR="00C416D6" w:rsidRPr="005326BB" w:rsidRDefault="003B7B75" w:rsidP="00C416D6">
            <w:pPr>
              <w:snapToGrid w:val="0"/>
              <w:ind w:left="60"/>
              <w:rPr>
                <w:rFonts w:ascii="Arial" w:hAnsi="Arial" w:cs="Arial"/>
                <w:color w:val="000000" w:themeColor="text1"/>
              </w:rPr>
            </w:pPr>
            <w:r w:rsidRPr="003B7B75">
              <w:rPr>
                <w:rFonts w:ascii="Arial" w:hAnsi="Arial" w:cs="Arial"/>
                <w:color w:val="000000" w:themeColor="text1"/>
              </w:rPr>
              <w:t>9849767568</w:t>
            </w:r>
          </w:p>
        </w:tc>
        <w:tc>
          <w:tcPr>
            <w:tcW w:w="1522" w:type="pct"/>
            <w:tcBorders>
              <w:top w:val="single" w:sz="4" w:space="0" w:color="000000"/>
              <w:left w:val="single" w:sz="4" w:space="0" w:color="000000"/>
              <w:bottom w:val="single" w:sz="4" w:space="0" w:color="000000"/>
              <w:right w:val="single" w:sz="4" w:space="0" w:color="000000"/>
            </w:tcBorders>
          </w:tcPr>
          <w:p w14:paraId="367F7E12" w14:textId="7F258AFB" w:rsidR="00C416D6" w:rsidRPr="005326BB" w:rsidRDefault="003B7B75" w:rsidP="00C416D6">
            <w:pPr>
              <w:snapToGrid w:val="0"/>
              <w:ind w:left="60"/>
              <w:rPr>
                <w:rFonts w:ascii="Arial" w:hAnsi="Arial" w:cs="Arial"/>
                <w:color w:val="000000" w:themeColor="text1"/>
              </w:rPr>
            </w:pPr>
            <w:r w:rsidRPr="003B7B75">
              <w:rPr>
                <w:rFonts w:ascii="Arial" w:hAnsi="Arial" w:cs="Arial"/>
                <w:color w:val="000000" w:themeColor="text1"/>
              </w:rPr>
              <w:t>sujankc16@gmail.com</w:t>
            </w:r>
          </w:p>
        </w:tc>
      </w:tr>
      <w:tr w:rsidR="00C416D6" w:rsidRPr="005326BB" w14:paraId="52AD3542" w14:textId="77777777" w:rsidTr="00C416D6">
        <w:trPr>
          <w:trHeight w:val="247"/>
        </w:trPr>
        <w:tc>
          <w:tcPr>
            <w:tcW w:w="899" w:type="pct"/>
            <w:tcBorders>
              <w:top w:val="single" w:sz="4" w:space="0" w:color="000000"/>
              <w:left w:val="single" w:sz="4" w:space="0" w:color="000000"/>
              <w:bottom w:val="single" w:sz="4" w:space="0" w:color="000000"/>
            </w:tcBorders>
            <w:shd w:val="clear" w:color="auto" w:fill="auto"/>
          </w:tcPr>
          <w:p w14:paraId="3160C95D" w14:textId="2ADDF06B" w:rsidR="00C416D6" w:rsidRPr="005326BB" w:rsidRDefault="00C416D6" w:rsidP="00C416D6">
            <w:pPr>
              <w:rPr>
                <w:sz w:val="22"/>
                <w:szCs w:val="22"/>
              </w:rPr>
            </w:pPr>
          </w:p>
        </w:tc>
        <w:tc>
          <w:tcPr>
            <w:tcW w:w="463" w:type="pct"/>
            <w:tcBorders>
              <w:top w:val="single" w:sz="4" w:space="0" w:color="000000"/>
              <w:left w:val="single" w:sz="4" w:space="0" w:color="000000"/>
              <w:bottom w:val="single" w:sz="4" w:space="0" w:color="000000"/>
              <w:right w:val="single" w:sz="4" w:space="0" w:color="000000"/>
            </w:tcBorders>
          </w:tcPr>
          <w:p w14:paraId="0C568F7B" w14:textId="77777777" w:rsidR="00C416D6" w:rsidRDefault="00C416D6" w:rsidP="00C416D6">
            <w:pPr>
              <w:snapToGrid w:val="0"/>
              <w:ind w:left="60"/>
            </w:pPr>
          </w:p>
        </w:tc>
        <w:tc>
          <w:tcPr>
            <w:tcW w:w="727" w:type="pct"/>
            <w:tcBorders>
              <w:top w:val="single" w:sz="4" w:space="0" w:color="000000"/>
              <w:left w:val="single" w:sz="4" w:space="0" w:color="000000"/>
              <w:bottom w:val="single" w:sz="4" w:space="0" w:color="000000"/>
            </w:tcBorders>
            <w:shd w:val="clear" w:color="auto" w:fill="auto"/>
          </w:tcPr>
          <w:p w14:paraId="6919B72B" w14:textId="728FA915" w:rsidR="00C416D6" w:rsidRDefault="00C416D6" w:rsidP="00C416D6">
            <w:pPr>
              <w:snapToGrid w:val="0"/>
              <w:ind w:left="60"/>
            </w:pPr>
          </w:p>
        </w:tc>
        <w:tc>
          <w:tcPr>
            <w:tcW w:w="687" w:type="pct"/>
            <w:tcBorders>
              <w:top w:val="single" w:sz="4" w:space="0" w:color="000000"/>
              <w:left w:val="single" w:sz="4" w:space="0" w:color="000000"/>
              <w:bottom w:val="single" w:sz="4" w:space="0" w:color="000000"/>
            </w:tcBorders>
          </w:tcPr>
          <w:p w14:paraId="1832400B" w14:textId="77777777" w:rsidR="00C416D6" w:rsidRDefault="00C416D6" w:rsidP="00C416D6">
            <w:pPr>
              <w:snapToGrid w:val="0"/>
              <w:ind w:left="60"/>
            </w:pPr>
          </w:p>
        </w:tc>
        <w:tc>
          <w:tcPr>
            <w:tcW w:w="702" w:type="pct"/>
            <w:tcBorders>
              <w:top w:val="single" w:sz="4" w:space="0" w:color="000000"/>
              <w:left w:val="single" w:sz="4" w:space="0" w:color="000000"/>
              <w:bottom w:val="single" w:sz="4" w:space="0" w:color="000000"/>
              <w:right w:val="single" w:sz="4" w:space="0" w:color="000000"/>
            </w:tcBorders>
            <w:shd w:val="clear" w:color="auto" w:fill="auto"/>
          </w:tcPr>
          <w:p w14:paraId="1A94EA47" w14:textId="3DFFC4EB" w:rsidR="00C416D6" w:rsidRDefault="00C416D6" w:rsidP="00C416D6">
            <w:pPr>
              <w:snapToGrid w:val="0"/>
              <w:ind w:left="60"/>
            </w:pPr>
          </w:p>
        </w:tc>
        <w:tc>
          <w:tcPr>
            <w:tcW w:w="1522" w:type="pct"/>
            <w:tcBorders>
              <w:top w:val="single" w:sz="4" w:space="0" w:color="000000"/>
              <w:left w:val="single" w:sz="4" w:space="0" w:color="000000"/>
              <w:bottom w:val="single" w:sz="4" w:space="0" w:color="000000"/>
              <w:right w:val="single" w:sz="4" w:space="0" w:color="000000"/>
            </w:tcBorders>
          </w:tcPr>
          <w:p w14:paraId="5DEC70B8" w14:textId="36CA4A21" w:rsidR="00C416D6" w:rsidRDefault="00C416D6" w:rsidP="00C416D6">
            <w:pPr>
              <w:snapToGrid w:val="0"/>
              <w:ind w:left="60"/>
            </w:pPr>
          </w:p>
        </w:tc>
      </w:tr>
      <w:tr w:rsidR="00C416D6" w:rsidRPr="005326BB" w14:paraId="0FEBFAA5" w14:textId="77777777" w:rsidTr="00C416D6">
        <w:trPr>
          <w:trHeight w:val="263"/>
        </w:trPr>
        <w:tc>
          <w:tcPr>
            <w:tcW w:w="899" w:type="pct"/>
            <w:tcBorders>
              <w:top w:val="single" w:sz="4" w:space="0" w:color="000000"/>
              <w:left w:val="single" w:sz="4" w:space="0" w:color="000000"/>
              <w:bottom w:val="single" w:sz="4" w:space="0" w:color="000000"/>
            </w:tcBorders>
            <w:shd w:val="clear" w:color="auto" w:fill="auto"/>
          </w:tcPr>
          <w:p w14:paraId="654B8F38" w14:textId="5D37B7DD" w:rsidR="00C416D6" w:rsidRPr="005326BB" w:rsidRDefault="00C416D6" w:rsidP="00C416D6">
            <w:pPr>
              <w:rPr>
                <w:sz w:val="22"/>
                <w:szCs w:val="22"/>
              </w:rPr>
            </w:pPr>
          </w:p>
        </w:tc>
        <w:tc>
          <w:tcPr>
            <w:tcW w:w="463" w:type="pct"/>
            <w:tcBorders>
              <w:top w:val="single" w:sz="4" w:space="0" w:color="000000"/>
              <w:left w:val="single" w:sz="4" w:space="0" w:color="000000"/>
              <w:bottom w:val="single" w:sz="4" w:space="0" w:color="000000"/>
              <w:right w:val="single" w:sz="4" w:space="0" w:color="000000"/>
            </w:tcBorders>
          </w:tcPr>
          <w:p w14:paraId="25297388" w14:textId="77777777" w:rsidR="00C416D6" w:rsidRDefault="00C416D6" w:rsidP="00C416D6">
            <w:pPr>
              <w:snapToGrid w:val="0"/>
              <w:ind w:left="60"/>
            </w:pPr>
          </w:p>
        </w:tc>
        <w:tc>
          <w:tcPr>
            <w:tcW w:w="727" w:type="pct"/>
            <w:tcBorders>
              <w:top w:val="single" w:sz="4" w:space="0" w:color="000000"/>
              <w:left w:val="single" w:sz="4" w:space="0" w:color="000000"/>
              <w:bottom w:val="single" w:sz="4" w:space="0" w:color="000000"/>
            </w:tcBorders>
            <w:shd w:val="clear" w:color="auto" w:fill="auto"/>
          </w:tcPr>
          <w:p w14:paraId="1EC25513" w14:textId="5899F3C3" w:rsidR="00C416D6" w:rsidRDefault="00C416D6" w:rsidP="00C416D6">
            <w:pPr>
              <w:snapToGrid w:val="0"/>
              <w:ind w:left="60"/>
            </w:pPr>
          </w:p>
        </w:tc>
        <w:tc>
          <w:tcPr>
            <w:tcW w:w="687" w:type="pct"/>
            <w:tcBorders>
              <w:top w:val="single" w:sz="4" w:space="0" w:color="000000"/>
              <w:left w:val="single" w:sz="4" w:space="0" w:color="000000"/>
              <w:bottom w:val="single" w:sz="4" w:space="0" w:color="000000"/>
            </w:tcBorders>
          </w:tcPr>
          <w:p w14:paraId="316DDFDD" w14:textId="77777777" w:rsidR="00C416D6" w:rsidRDefault="00C416D6" w:rsidP="00C416D6">
            <w:pPr>
              <w:snapToGrid w:val="0"/>
              <w:ind w:left="60"/>
            </w:pPr>
          </w:p>
        </w:tc>
        <w:tc>
          <w:tcPr>
            <w:tcW w:w="702" w:type="pct"/>
            <w:tcBorders>
              <w:top w:val="single" w:sz="4" w:space="0" w:color="000000"/>
              <w:left w:val="single" w:sz="4" w:space="0" w:color="000000"/>
              <w:bottom w:val="single" w:sz="4" w:space="0" w:color="000000"/>
              <w:right w:val="single" w:sz="4" w:space="0" w:color="000000"/>
            </w:tcBorders>
            <w:shd w:val="clear" w:color="auto" w:fill="auto"/>
          </w:tcPr>
          <w:p w14:paraId="20468BCD" w14:textId="6BDDA773" w:rsidR="00C416D6" w:rsidRDefault="00C416D6" w:rsidP="00C416D6">
            <w:pPr>
              <w:snapToGrid w:val="0"/>
              <w:ind w:left="60"/>
            </w:pPr>
          </w:p>
        </w:tc>
        <w:tc>
          <w:tcPr>
            <w:tcW w:w="1522" w:type="pct"/>
            <w:tcBorders>
              <w:top w:val="single" w:sz="4" w:space="0" w:color="000000"/>
              <w:left w:val="single" w:sz="4" w:space="0" w:color="000000"/>
              <w:bottom w:val="single" w:sz="4" w:space="0" w:color="000000"/>
              <w:right w:val="single" w:sz="4" w:space="0" w:color="000000"/>
            </w:tcBorders>
          </w:tcPr>
          <w:p w14:paraId="4D6DFF67" w14:textId="04841963" w:rsidR="00C416D6" w:rsidRDefault="00C416D6" w:rsidP="00C416D6">
            <w:pPr>
              <w:snapToGrid w:val="0"/>
              <w:ind w:left="60"/>
            </w:pPr>
          </w:p>
        </w:tc>
      </w:tr>
      <w:tr w:rsidR="00C416D6" w:rsidRPr="005326BB" w14:paraId="11E47EC0" w14:textId="77777777" w:rsidTr="00C416D6">
        <w:trPr>
          <w:trHeight w:val="247"/>
        </w:trPr>
        <w:tc>
          <w:tcPr>
            <w:tcW w:w="899" w:type="pct"/>
            <w:tcBorders>
              <w:top w:val="single" w:sz="4" w:space="0" w:color="000000"/>
              <w:left w:val="single" w:sz="4" w:space="0" w:color="000000"/>
              <w:bottom w:val="single" w:sz="4" w:space="0" w:color="000000"/>
            </w:tcBorders>
            <w:shd w:val="clear" w:color="auto" w:fill="auto"/>
          </w:tcPr>
          <w:p w14:paraId="4F68D044" w14:textId="4C781524" w:rsidR="00C416D6" w:rsidRPr="005326BB" w:rsidRDefault="00C416D6" w:rsidP="00C416D6">
            <w:pPr>
              <w:rPr>
                <w:sz w:val="22"/>
                <w:szCs w:val="22"/>
              </w:rPr>
            </w:pPr>
          </w:p>
        </w:tc>
        <w:tc>
          <w:tcPr>
            <w:tcW w:w="463" w:type="pct"/>
            <w:tcBorders>
              <w:top w:val="single" w:sz="4" w:space="0" w:color="000000"/>
              <w:left w:val="single" w:sz="4" w:space="0" w:color="000000"/>
              <w:bottom w:val="single" w:sz="4" w:space="0" w:color="000000"/>
              <w:right w:val="single" w:sz="4" w:space="0" w:color="000000"/>
            </w:tcBorders>
          </w:tcPr>
          <w:p w14:paraId="763820C4" w14:textId="77777777" w:rsidR="00C416D6" w:rsidRDefault="00C416D6" w:rsidP="00C416D6">
            <w:pPr>
              <w:snapToGrid w:val="0"/>
              <w:ind w:left="60"/>
            </w:pPr>
          </w:p>
        </w:tc>
        <w:tc>
          <w:tcPr>
            <w:tcW w:w="727" w:type="pct"/>
            <w:tcBorders>
              <w:top w:val="single" w:sz="4" w:space="0" w:color="000000"/>
              <w:left w:val="single" w:sz="4" w:space="0" w:color="000000"/>
              <w:bottom w:val="single" w:sz="4" w:space="0" w:color="000000"/>
            </w:tcBorders>
            <w:shd w:val="clear" w:color="auto" w:fill="auto"/>
          </w:tcPr>
          <w:p w14:paraId="030AA629" w14:textId="4241ED44" w:rsidR="00C416D6" w:rsidRDefault="00C416D6" w:rsidP="00C416D6">
            <w:pPr>
              <w:snapToGrid w:val="0"/>
              <w:ind w:left="60"/>
            </w:pPr>
          </w:p>
        </w:tc>
        <w:tc>
          <w:tcPr>
            <w:tcW w:w="687" w:type="pct"/>
            <w:tcBorders>
              <w:top w:val="single" w:sz="4" w:space="0" w:color="000000"/>
              <w:left w:val="single" w:sz="4" w:space="0" w:color="000000"/>
              <w:bottom w:val="single" w:sz="4" w:space="0" w:color="000000"/>
            </w:tcBorders>
          </w:tcPr>
          <w:p w14:paraId="18C9EB56" w14:textId="77777777" w:rsidR="00C416D6" w:rsidRDefault="00C416D6" w:rsidP="00C416D6">
            <w:pPr>
              <w:snapToGrid w:val="0"/>
              <w:ind w:left="60"/>
            </w:pPr>
          </w:p>
        </w:tc>
        <w:tc>
          <w:tcPr>
            <w:tcW w:w="702" w:type="pct"/>
            <w:tcBorders>
              <w:top w:val="single" w:sz="4" w:space="0" w:color="000000"/>
              <w:left w:val="single" w:sz="4" w:space="0" w:color="000000"/>
              <w:bottom w:val="single" w:sz="4" w:space="0" w:color="000000"/>
              <w:right w:val="single" w:sz="4" w:space="0" w:color="000000"/>
            </w:tcBorders>
            <w:shd w:val="clear" w:color="auto" w:fill="auto"/>
          </w:tcPr>
          <w:p w14:paraId="4A95241F" w14:textId="5F31E924" w:rsidR="00C416D6" w:rsidRDefault="00C416D6" w:rsidP="00C416D6">
            <w:pPr>
              <w:snapToGrid w:val="0"/>
              <w:ind w:left="60"/>
            </w:pPr>
          </w:p>
        </w:tc>
        <w:tc>
          <w:tcPr>
            <w:tcW w:w="1522" w:type="pct"/>
            <w:tcBorders>
              <w:top w:val="single" w:sz="4" w:space="0" w:color="000000"/>
              <w:left w:val="single" w:sz="4" w:space="0" w:color="000000"/>
              <w:bottom w:val="single" w:sz="4" w:space="0" w:color="000000"/>
              <w:right w:val="single" w:sz="4" w:space="0" w:color="000000"/>
            </w:tcBorders>
          </w:tcPr>
          <w:p w14:paraId="5697A011" w14:textId="3D9570E0" w:rsidR="00C416D6" w:rsidRDefault="00C416D6" w:rsidP="00C416D6">
            <w:pPr>
              <w:snapToGrid w:val="0"/>
              <w:ind w:left="60"/>
            </w:pPr>
          </w:p>
        </w:tc>
      </w:tr>
      <w:tr w:rsidR="00C416D6" w:rsidRPr="005326BB" w14:paraId="0C9F6E38" w14:textId="77777777" w:rsidTr="00C416D6">
        <w:trPr>
          <w:trHeight w:val="263"/>
        </w:trPr>
        <w:tc>
          <w:tcPr>
            <w:tcW w:w="899" w:type="pct"/>
            <w:tcBorders>
              <w:top w:val="single" w:sz="4" w:space="0" w:color="000000"/>
              <w:left w:val="single" w:sz="4" w:space="0" w:color="000000"/>
              <w:bottom w:val="single" w:sz="4" w:space="0" w:color="000000"/>
            </w:tcBorders>
            <w:shd w:val="clear" w:color="auto" w:fill="auto"/>
          </w:tcPr>
          <w:p w14:paraId="2D29AA84" w14:textId="69E33B56" w:rsidR="00C416D6" w:rsidRPr="005326BB" w:rsidRDefault="00C416D6" w:rsidP="00C416D6">
            <w:pPr>
              <w:rPr>
                <w:sz w:val="22"/>
                <w:szCs w:val="22"/>
              </w:rPr>
            </w:pPr>
          </w:p>
        </w:tc>
        <w:tc>
          <w:tcPr>
            <w:tcW w:w="463" w:type="pct"/>
            <w:tcBorders>
              <w:top w:val="single" w:sz="4" w:space="0" w:color="000000"/>
              <w:left w:val="single" w:sz="4" w:space="0" w:color="000000"/>
              <w:bottom w:val="single" w:sz="4" w:space="0" w:color="000000"/>
              <w:right w:val="single" w:sz="4" w:space="0" w:color="000000"/>
            </w:tcBorders>
          </w:tcPr>
          <w:p w14:paraId="65ADC621" w14:textId="77777777" w:rsidR="00C416D6" w:rsidRDefault="00C416D6" w:rsidP="00C416D6">
            <w:pPr>
              <w:snapToGrid w:val="0"/>
              <w:ind w:left="60"/>
            </w:pPr>
          </w:p>
        </w:tc>
        <w:tc>
          <w:tcPr>
            <w:tcW w:w="727" w:type="pct"/>
            <w:tcBorders>
              <w:top w:val="single" w:sz="4" w:space="0" w:color="000000"/>
              <w:left w:val="single" w:sz="4" w:space="0" w:color="000000"/>
              <w:bottom w:val="single" w:sz="4" w:space="0" w:color="000000"/>
            </w:tcBorders>
            <w:shd w:val="clear" w:color="auto" w:fill="auto"/>
          </w:tcPr>
          <w:p w14:paraId="327F54E2" w14:textId="624E01F4" w:rsidR="00C416D6" w:rsidRDefault="00C416D6" w:rsidP="00C416D6">
            <w:pPr>
              <w:snapToGrid w:val="0"/>
              <w:ind w:left="60"/>
            </w:pPr>
          </w:p>
        </w:tc>
        <w:tc>
          <w:tcPr>
            <w:tcW w:w="687" w:type="pct"/>
            <w:tcBorders>
              <w:top w:val="single" w:sz="4" w:space="0" w:color="000000"/>
              <w:left w:val="single" w:sz="4" w:space="0" w:color="000000"/>
              <w:bottom w:val="single" w:sz="4" w:space="0" w:color="000000"/>
            </w:tcBorders>
          </w:tcPr>
          <w:p w14:paraId="222CF290" w14:textId="77777777" w:rsidR="00C416D6" w:rsidRDefault="00C416D6" w:rsidP="00C416D6">
            <w:pPr>
              <w:snapToGrid w:val="0"/>
              <w:ind w:left="60"/>
            </w:pPr>
          </w:p>
        </w:tc>
        <w:tc>
          <w:tcPr>
            <w:tcW w:w="702" w:type="pct"/>
            <w:tcBorders>
              <w:top w:val="single" w:sz="4" w:space="0" w:color="000000"/>
              <w:left w:val="single" w:sz="4" w:space="0" w:color="000000"/>
              <w:bottom w:val="single" w:sz="4" w:space="0" w:color="000000"/>
              <w:right w:val="single" w:sz="4" w:space="0" w:color="000000"/>
            </w:tcBorders>
            <w:shd w:val="clear" w:color="auto" w:fill="auto"/>
          </w:tcPr>
          <w:p w14:paraId="59E82E27" w14:textId="1556133E" w:rsidR="00C416D6" w:rsidRDefault="00C416D6" w:rsidP="00C416D6">
            <w:pPr>
              <w:snapToGrid w:val="0"/>
              <w:ind w:left="60"/>
            </w:pPr>
          </w:p>
        </w:tc>
        <w:tc>
          <w:tcPr>
            <w:tcW w:w="1522" w:type="pct"/>
            <w:tcBorders>
              <w:top w:val="single" w:sz="4" w:space="0" w:color="000000"/>
              <w:left w:val="single" w:sz="4" w:space="0" w:color="000000"/>
              <w:bottom w:val="single" w:sz="4" w:space="0" w:color="000000"/>
              <w:right w:val="single" w:sz="4" w:space="0" w:color="000000"/>
            </w:tcBorders>
          </w:tcPr>
          <w:p w14:paraId="3B3F7605" w14:textId="35CFEEC1" w:rsidR="00C416D6" w:rsidRDefault="00C416D6" w:rsidP="00C416D6">
            <w:pPr>
              <w:snapToGrid w:val="0"/>
              <w:ind w:left="60"/>
            </w:pPr>
          </w:p>
        </w:tc>
      </w:tr>
      <w:tr w:rsidR="00C416D6" w:rsidRPr="005326BB" w14:paraId="1AADFBF0" w14:textId="77777777" w:rsidTr="00C416D6">
        <w:trPr>
          <w:trHeight w:val="247"/>
        </w:trPr>
        <w:tc>
          <w:tcPr>
            <w:tcW w:w="899" w:type="pct"/>
            <w:tcBorders>
              <w:top w:val="single" w:sz="4" w:space="0" w:color="000000"/>
              <w:left w:val="single" w:sz="4" w:space="0" w:color="000000"/>
              <w:bottom w:val="single" w:sz="4" w:space="0" w:color="000000"/>
            </w:tcBorders>
            <w:shd w:val="clear" w:color="auto" w:fill="auto"/>
          </w:tcPr>
          <w:p w14:paraId="2E8635F9" w14:textId="45863A77" w:rsidR="00C416D6" w:rsidRPr="005326BB" w:rsidRDefault="00C416D6" w:rsidP="00C416D6">
            <w:pPr>
              <w:rPr>
                <w:sz w:val="22"/>
                <w:szCs w:val="22"/>
              </w:rPr>
            </w:pPr>
          </w:p>
        </w:tc>
        <w:tc>
          <w:tcPr>
            <w:tcW w:w="463" w:type="pct"/>
            <w:tcBorders>
              <w:top w:val="single" w:sz="4" w:space="0" w:color="000000"/>
              <w:left w:val="single" w:sz="4" w:space="0" w:color="000000"/>
              <w:bottom w:val="single" w:sz="4" w:space="0" w:color="000000"/>
              <w:right w:val="single" w:sz="4" w:space="0" w:color="000000"/>
            </w:tcBorders>
          </w:tcPr>
          <w:p w14:paraId="725D896A" w14:textId="77777777" w:rsidR="00C416D6" w:rsidRDefault="00C416D6" w:rsidP="00C416D6">
            <w:pPr>
              <w:snapToGrid w:val="0"/>
              <w:ind w:left="60"/>
            </w:pPr>
          </w:p>
        </w:tc>
        <w:tc>
          <w:tcPr>
            <w:tcW w:w="727" w:type="pct"/>
            <w:tcBorders>
              <w:top w:val="single" w:sz="4" w:space="0" w:color="000000"/>
              <w:left w:val="single" w:sz="4" w:space="0" w:color="000000"/>
              <w:bottom w:val="single" w:sz="4" w:space="0" w:color="000000"/>
            </w:tcBorders>
            <w:shd w:val="clear" w:color="auto" w:fill="auto"/>
          </w:tcPr>
          <w:p w14:paraId="6DD16E4A" w14:textId="5696CDAF" w:rsidR="00C416D6" w:rsidRDefault="00C416D6" w:rsidP="00C416D6">
            <w:pPr>
              <w:snapToGrid w:val="0"/>
              <w:ind w:left="60"/>
            </w:pPr>
          </w:p>
        </w:tc>
        <w:tc>
          <w:tcPr>
            <w:tcW w:w="687" w:type="pct"/>
            <w:tcBorders>
              <w:top w:val="single" w:sz="4" w:space="0" w:color="000000"/>
              <w:left w:val="single" w:sz="4" w:space="0" w:color="000000"/>
              <w:bottom w:val="single" w:sz="4" w:space="0" w:color="000000"/>
            </w:tcBorders>
          </w:tcPr>
          <w:p w14:paraId="22EE3816" w14:textId="77777777" w:rsidR="00C416D6" w:rsidRDefault="00C416D6" w:rsidP="00C416D6">
            <w:pPr>
              <w:snapToGrid w:val="0"/>
              <w:ind w:left="60"/>
            </w:pPr>
          </w:p>
        </w:tc>
        <w:tc>
          <w:tcPr>
            <w:tcW w:w="702" w:type="pct"/>
            <w:tcBorders>
              <w:top w:val="single" w:sz="4" w:space="0" w:color="000000"/>
              <w:left w:val="single" w:sz="4" w:space="0" w:color="000000"/>
              <w:bottom w:val="single" w:sz="4" w:space="0" w:color="000000"/>
              <w:right w:val="single" w:sz="4" w:space="0" w:color="000000"/>
            </w:tcBorders>
            <w:shd w:val="clear" w:color="auto" w:fill="auto"/>
          </w:tcPr>
          <w:p w14:paraId="16810F1C" w14:textId="31624B44" w:rsidR="00C416D6" w:rsidRDefault="00C416D6" w:rsidP="00C416D6">
            <w:pPr>
              <w:snapToGrid w:val="0"/>
              <w:ind w:left="60"/>
            </w:pPr>
          </w:p>
        </w:tc>
        <w:tc>
          <w:tcPr>
            <w:tcW w:w="1522" w:type="pct"/>
            <w:tcBorders>
              <w:top w:val="single" w:sz="4" w:space="0" w:color="000000"/>
              <w:left w:val="single" w:sz="4" w:space="0" w:color="000000"/>
              <w:bottom w:val="single" w:sz="4" w:space="0" w:color="000000"/>
              <w:right w:val="single" w:sz="4" w:space="0" w:color="000000"/>
            </w:tcBorders>
          </w:tcPr>
          <w:p w14:paraId="702D7352" w14:textId="4D683D9E" w:rsidR="00C416D6" w:rsidRDefault="00C416D6" w:rsidP="00C416D6">
            <w:pPr>
              <w:snapToGrid w:val="0"/>
              <w:ind w:left="60"/>
            </w:pPr>
          </w:p>
        </w:tc>
      </w:tr>
      <w:tr w:rsidR="00C416D6" w:rsidRPr="005326BB" w14:paraId="7A6EDBA0" w14:textId="77777777" w:rsidTr="00C416D6">
        <w:trPr>
          <w:trHeight w:val="263"/>
        </w:trPr>
        <w:tc>
          <w:tcPr>
            <w:tcW w:w="899" w:type="pct"/>
            <w:tcBorders>
              <w:top w:val="single" w:sz="4" w:space="0" w:color="000000"/>
              <w:left w:val="single" w:sz="4" w:space="0" w:color="000000"/>
              <w:bottom w:val="single" w:sz="4" w:space="0" w:color="000000"/>
            </w:tcBorders>
            <w:shd w:val="clear" w:color="auto" w:fill="auto"/>
          </w:tcPr>
          <w:p w14:paraId="291653AA" w14:textId="2C7A73DE" w:rsidR="00C416D6" w:rsidRPr="005326BB" w:rsidRDefault="00C416D6" w:rsidP="00C416D6">
            <w:pPr>
              <w:rPr>
                <w:sz w:val="22"/>
                <w:szCs w:val="22"/>
              </w:rPr>
            </w:pPr>
          </w:p>
        </w:tc>
        <w:tc>
          <w:tcPr>
            <w:tcW w:w="463" w:type="pct"/>
            <w:tcBorders>
              <w:top w:val="single" w:sz="4" w:space="0" w:color="000000"/>
              <w:left w:val="single" w:sz="4" w:space="0" w:color="000000"/>
              <w:bottom w:val="single" w:sz="4" w:space="0" w:color="000000"/>
              <w:right w:val="single" w:sz="4" w:space="0" w:color="000000"/>
            </w:tcBorders>
          </w:tcPr>
          <w:p w14:paraId="4C0782A0" w14:textId="77777777" w:rsidR="00C416D6" w:rsidRDefault="00C416D6" w:rsidP="00C416D6">
            <w:pPr>
              <w:snapToGrid w:val="0"/>
              <w:ind w:left="60"/>
            </w:pPr>
          </w:p>
        </w:tc>
        <w:tc>
          <w:tcPr>
            <w:tcW w:w="727" w:type="pct"/>
            <w:tcBorders>
              <w:top w:val="single" w:sz="4" w:space="0" w:color="000000"/>
              <w:left w:val="single" w:sz="4" w:space="0" w:color="000000"/>
              <w:bottom w:val="single" w:sz="4" w:space="0" w:color="000000"/>
            </w:tcBorders>
            <w:shd w:val="clear" w:color="auto" w:fill="auto"/>
          </w:tcPr>
          <w:p w14:paraId="58947BB8" w14:textId="096D955B" w:rsidR="00C416D6" w:rsidRDefault="00C416D6" w:rsidP="00C416D6">
            <w:pPr>
              <w:snapToGrid w:val="0"/>
              <w:ind w:left="60"/>
            </w:pPr>
          </w:p>
        </w:tc>
        <w:tc>
          <w:tcPr>
            <w:tcW w:w="687" w:type="pct"/>
            <w:tcBorders>
              <w:top w:val="single" w:sz="4" w:space="0" w:color="000000"/>
              <w:left w:val="single" w:sz="4" w:space="0" w:color="000000"/>
              <w:bottom w:val="single" w:sz="4" w:space="0" w:color="000000"/>
            </w:tcBorders>
          </w:tcPr>
          <w:p w14:paraId="66D6897C" w14:textId="77777777" w:rsidR="00C416D6" w:rsidRDefault="00C416D6" w:rsidP="00C416D6">
            <w:pPr>
              <w:snapToGrid w:val="0"/>
              <w:ind w:left="60"/>
            </w:pPr>
          </w:p>
        </w:tc>
        <w:tc>
          <w:tcPr>
            <w:tcW w:w="702" w:type="pct"/>
            <w:tcBorders>
              <w:top w:val="single" w:sz="4" w:space="0" w:color="000000"/>
              <w:left w:val="single" w:sz="4" w:space="0" w:color="000000"/>
              <w:bottom w:val="single" w:sz="4" w:space="0" w:color="000000"/>
              <w:right w:val="single" w:sz="4" w:space="0" w:color="000000"/>
            </w:tcBorders>
            <w:shd w:val="clear" w:color="auto" w:fill="auto"/>
          </w:tcPr>
          <w:p w14:paraId="535B2F50" w14:textId="27EA694D" w:rsidR="00C416D6" w:rsidRDefault="00C416D6" w:rsidP="00C416D6">
            <w:pPr>
              <w:snapToGrid w:val="0"/>
              <w:ind w:left="60"/>
            </w:pPr>
          </w:p>
        </w:tc>
        <w:tc>
          <w:tcPr>
            <w:tcW w:w="1522" w:type="pct"/>
            <w:tcBorders>
              <w:top w:val="single" w:sz="4" w:space="0" w:color="000000"/>
              <w:left w:val="single" w:sz="4" w:space="0" w:color="000000"/>
              <w:bottom w:val="single" w:sz="4" w:space="0" w:color="000000"/>
              <w:right w:val="single" w:sz="4" w:space="0" w:color="000000"/>
            </w:tcBorders>
          </w:tcPr>
          <w:p w14:paraId="6C32F85C" w14:textId="497DC21E" w:rsidR="00C416D6" w:rsidRDefault="00C416D6" w:rsidP="00C416D6">
            <w:pPr>
              <w:snapToGrid w:val="0"/>
              <w:ind w:left="60"/>
            </w:pPr>
          </w:p>
        </w:tc>
      </w:tr>
      <w:tr w:rsidR="00C416D6" w:rsidRPr="005326BB" w14:paraId="04D62C7E" w14:textId="77777777" w:rsidTr="00C416D6">
        <w:trPr>
          <w:trHeight w:val="247"/>
        </w:trPr>
        <w:tc>
          <w:tcPr>
            <w:tcW w:w="899" w:type="pct"/>
            <w:tcBorders>
              <w:top w:val="single" w:sz="4" w:space="0" w:color="000000"/>
              <w:left w:val="single" w:sz="4" w:space="0" w:color="000000"/>
              <w:bottom w:val="single" w:sz="4" w:space="0" w:color="000000"/>
            </w:tcBorders>
            <w:shd w:val="clear" w:color="auto" w:fill="auto"/>
          </w:tcPr>
          <w:p w14:paraId="086C9531" w14:textId="3C54BE1F" w:rsidR="00C416D6" w:rsidRPr="005326BB" w:rsidRDefault="00C416D6" w:rsidP="00C416D6">
            <w:pPr>
              <w:rPr>
                <w:sz w:val="22"/>
                <w:szCs w:val="22"/>
              </w:rPr>
            </w:pPr>
          </w:p>
        </w:tc>
        <w:tc>
          <w:tcPr>
            <w:tcW w:w="463" w:type="pct"/>
            <w:tcBorders>
              <w:top w:val="single" w:sz="4" w:space="0" w:color="000000"/>
              <w:left w:val="single" w:sz="4" w:space="0" w:color="000000"/>
              <w:bottom w:val="single" w:sz="4" w:space="0" w:color="000000"/>
              <w:right w:val="single" w:sz="4" w:space="0" w:color="000000"/>
            </w:tcBorders>
          </w:tcPr>
          <w:p w14:paraId="27DDC443" w14:textId="77777777" w:rsidR="00C416D6" w:rsidRDefault="00C416D6" w:rsidP="00C416D6">
            <w:pPr>
              <w:snapToGrid w:val="0"/>
              <w:ind w:left="60"/>
            </w:pPr>
          </w:p>
        </w:tc>
        <w:tc>
          <w:tcPr>
            <w:tcW w:w="727" w:type="pct"/>
            <w:tcBorders>
              <w:top w:val="single" w:sz="4" w:space="0" w:color="000000"/>
              <w:left w:val="single" w:sz="4" w:space="0" w:color="000000"/>
              <w:bottom w:val="single" w:sz="4" w:space="0" w:color="000000"/>
            </w:tcBorders>
            <w:shd w:val="clear" w:color="auto" w:fill="auto"/>
          </w:tcPr>
          <w:p w14:paraId="48A41ECA" w14:textId="572B014D" w:rsidR="00C416D6" w:rsidRDefault="00C416D6" w:rsidP="00C416D6">
            <w:pPr>
              <w:snapToGrid w:val="0"/>
              <w:ind w:left="60"/>
            </w:pPr>
          </w:p>
        </w:tc>
        <w:tc>
          <w:tcPr>
            <w:tcW w:w="687" w:type="pct"/>
            <w:tcBorders>
              <w:top w:val="single" w:sz="4" w:space="0" w:color="000000"/>
              <w:left w:val="single" w:sz="4" w:space="0" w:color="000000"/>
              <w:bottom w:val="single" w:sz="4" w:space="0" w:color="000000"/>
            </w:tcBorders>
          </w:tcPr>
          <w:p w14:paraId="7AF14133" w14:textId="77777777" w:rsidR="00C416D6" w:rsidRDefault="00C416D6" w:rsidP="00C416D6">
            <w:pPr>
              <w:snapToGrid w:val="0"/>
              <w:ind w:left="60"/>
            </w:pPr>
          </w:p>
        </w:tc>
        <w:tc>
          <w:tcPr>
            <w:tcW w:w="702" w:type="pct"/>
            <w:tcBorders>
              <w:top w:val="single" w:sz="4" w:space="0" w:color="000000"/>
              <w:left w:val="single" w:sz="4" w:space="0" w:color="000000"/>
              <w:bottom w:val="single" w:sz="4" w:space="0" w:color="000000"/>
              <w:right w:val="single" w:sz="4" w:space="0" w:color="000000"/>
            </w:tcBorders>
            <w:shd w:val="clear" w:color="auto" w:fill="auto"/>
          </w:tcPr>
          <w:p w14:paraId="5B3E08BE" w14:textId="4F654412" w:rsidR="00C416D6" w:rsidRDefault="00C416D6" w:rsidP="00C416D6">
            <w:pPr>
              <w:snapToGrid w:val="0"/>
              <w:ind w:left="60"/>
            </w:pPr>
          </w:p>
        </w:tc>
        <w:tc>
          <w:tcPr>
            <w:tcW w:w="1522" w:type="pct"/>
            <w:tcBorders>
              <w:top w:val="single" w:sz="4" w:space="0" w:color="000000"/>
              <w:left w:val="single" w:sz="4" w:space="0" w:color="000000"/>
              <w:bottom w:val="single" w:sz="4" w:space="0" w:color="000000"/>
              <w:right w:val="single" w:sz="4" w:space="0" w:color="000000"/>
            </w:tcBorders>
          </w:tcPr>
          <w:p w14:paraId="75E2474C" w14:textId="70BBD36D" w:rsidR="00C416D6" w:rsidRDefault="00C416D6" w:rsidP="00C416D6">
            <w:pPr>
              <w:snapToGrid w:val="0"/>
              <w:ind w:left="60"/>
            </w:pPr>
          </w:p>
        </w:tc>
      </w:tr>
      <w:tr w:rsidR="00C416D6" w:rsidRPr="005326BB" w14:paraId="2A5DC16F" w14:textId="77777777" w:rsidTr="00C416D6">
        <w:trPr>
          <w:trHeight w:val="263"/>
        </w:trPr>
        <w:tc>
          <w:tcPr>
            <w:tcW w:w="899" w:type="pct"/>
            <w:tcBorders>
              <w:top w:val="single" w:sz="4" w:space="0" w:color="000000"/>
              <w:left w:val="single" w:sz="4" w:space="0" w:color="000000"/>
              <w:bottom w:val="single" w:sz="4" w:space="0" w:color="000000"/>
            </w:tcBorders>
            <w:shd w:val="clear" w:color="auto" w:fill="auto"/>
          </w:tcPr>
          <w:p w14:paraId="7F03F177" w14:textId="7DF0E377" w:rsidR="00C416D6" w:rsidRPr="005326BB" w:rsidRDefault="00C416D6" w:rsidP="00C416D6">
            <w:pPr>
              <w:rPr>
                <w:sz w:val="22"/>
                <w:szCs w:val="22"/>
              </w:rPr>
            </w:pPr>
          </w:p>
        </w:tc>
        <w:tc>
          <w:tcPr>
            <w:tcW w:w="463" w:type="pct"/>
            <w:tcBorders>
              <w:top w:val="single" w:sz="4" w:space="0" w:color="000000"/>
              <w:left w:val="single" w:sz="4" w:space="0" w:color="000000"/>
              <w:bottom w:val="single" w:sz="4" w:space="0" w:color="000000"/>
              <w:right w:val="single" w:sz="4" w:space="0" w:color="000000"/>
            </w:tcBorders>
          </w:tcPr>
          <w:p w14:paraId="16218729" w14:textId="77777777" w:rsidR="00C416D6" w:rsidRDefault="00C416D6" w:rsidP="00C416D6">
            <w:pPr>
              <w:snapToGrid w:val="0"/>
              <w:ind w:left="60"/>
            </w:pPr>
          </w:p>
        </w:tc>
        <w:tc>
          <w:tcPr>
            <w:tcW w:w="727" w:type="pct"/>
            <w:tcBorders>
              <w:top w:val="single" w:sz="4" w:space="0" w:color="000000"/>
              <w:left w:val="single" w:sz="4" w:space="0" w:color="000000"/>
              <w:bottom w:val="single" w:sz="4" w:space="0" w:color="000000"/>
            </w:tcBorders>
            <w:shd w:val="clear" w:color="auto" w:fill="auto"/>
          </w:tcPr>
          <w:p w14:paraId="555355C5" w14:textId="01BEF74A" w:rsidR="00C416D6" w:rsidRDefault="00C416D6" w:rsidP="00C416D6">
            <w:pPr>
              <w:snapToGrid w:val="0"/>
              <w:ind w:left="60"/>
            </w:pPr>
          </w:p>
        </w:tc>
        <w:tc>
          <w:tcPr>
            <w:tcW w:w="687" w:type="pct"/>
            <w:tcBorders>
              <w:top w:val="single" w:sz="4" w:space="0" w:color="000000"/>
              <w:left w:val="single" w:sz="4" w:space="0" w:color="000000"/>
              <w:bottom w:val="single" w:sz="4" w:space="0" w:color="000000"/>
            </w:tcBorders>
          </w:tcPr>
          <w:p w14:paraId="242D42E9" w14:textId="77777777" w:rsidR="00C416D6" w:rsidRDefault="00C416D6" w:rsidP="00C416D6">
            <w:pPr>
              <w:snapToGrid w:val="0"/>
              <w:ind w:left="60"/>
            </w:pPr>
          </w:p>
        </w:tc>
        <w:tc>
          <w:tcPr>
            <w:tcW w:w="702" w:type="pct"/>
            <w:tcBorders>
              <w:top w:val="single" w:sz="4" w:space="0" w:color="000000"/>
              <w:left w:val="single" w:sz="4" w:space="0" w:color="000000"/>
              <w:bottom w:val="single" w:sz="4" w:space="0" w:color="000000"/>
              <w:right w:val="single" w:sz="4" w:space="0" w:color="000000"/>
            </w:tcBorders>
            <w:shd w:val="clear" w:color="auto" w:fill="auto"/>
          </w:tcPr>
          <w:p w14:paraId="790E4400" w14:textId="145F397E" w:rsidR="00C416D6" w:rsidRDefault="00C416D6" w:rsidP="00C416D6">
            <w:pPr>
              <w:snapToGrid w:val="0"/>
              <w:ind w:left="60"/>
            </w:pPr>
          </w:p>
        </w:tc>
        <w:tc>
          <w:tcPr>
            <w:tcW w:w="1522" w:type="pct"/>
            <w:tcBorders>
              <w:top w:val="single" w:sz="4" w:space="0" w:color="000000"/>
              <w:left w:val="single" w:sz="4" w:space="0" w:color="000000"/>
              <w:bottom w:val="single" w:sz="4" w:space="0" w:color="000000"/>
              <w:right w:val="single" w:sz="4" w:space="0" w:color="000000"/>
            </w:tcBorders>
          </w:tcPr>
          <w:p w14:paraId="3353A13F" w14:textId="1A0E7E96" w:rsidR="00C416D6" w:rsidRDefault="00C416D6" w:rsidP="00C416D6">
            <w:pPr>
              <w:snapToGrid w:val="0"/>
              <w:ind w:left="60"/>
            </w:pPr>
          </w:p>
        </w:tc>
      </w:tr>
    </w:tbl>
    <w:p w14:paraId="283766D6" w14:textId="77777777" w:rsidR="007211E7" w:rsidRPr="005326BB" w:rsidRDefault="007211E7">
      <w:pPr>
        <w:rPr>
          <w:color w:val="000000" w:themeColor="text1"/>
        </w:rPr>
      </w:pPr>
    </w:p>
    <w:sectPr w:rsidR="007211E7" w:rsidRPr="005326BB">
      <w:headerReference w:type="default" r:id="rId8"/>
      <w:footerReference w:type="default" r:id="rId9"/>
      <w:pgSz w:w="12240" w:h="15840"/>
      <w:pgMar w:top="720" w:right="1440" w:bottom="720" w:left="1440" w:header="432" w:footer="432"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255A5B" w14:textId="77777777" w:rsidR="003B344D" w:rsidRDefault="003B344D">
      <w:r>
        <w:separator/>
      </w:r>
    </w:p>
  </w:endnote>
  <w:endnote w:type="continuationSeparator" w:id="0">
    <w:p w14:paraId="0B7F5FBB" w14:textId="77777777" w:rsidR="003B344D" w:rsidRDefault="003B34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F70867" w14:textId="5CA380ED" w:rsidR="00D34CFB" w:rsidRDefault="00F435A5" w:rsidP="002D2CE4">
    <w:pPr>
      <w:pStyle w:val="Footer"/>
      <w:pBdr>
        <w:top w:val="single" w:sz="20" w:space="20" w:color="000000"/>
      </w:pBdr>
      <w:tabs>
        <w:tab w:val="clear" w:pos="4320"/>
        <w:tab w:val="clear" w:pos="8640"/>
        <w:tab w:val="center" w:pos="4680"/>
        <w:tab w:val="right" w:pos="9360"/>
      </w:tabs>
      <w:rPr>
        <w:rFonts w:ascii="Arial" w:hAnsi="Arial" w:cs="Arial"/>
        <w:i/>
        <w:color w:val="0000FF"/>
        <w:sz w:val="18"/>
        <w:szCs w:val="18"/>
      </w:rPr>
    </w:pPr>
    <w:r>
      <w:rPr>
        <w:noProof/>
        <w:lang w:bidi="ne-NP"/>
      </w:rPr>
      <mc:AlternateContent>
        <mc:Choice Requires="wps">
          <w:drawing>
            <wp:anchor distT="0" distB="0" distL="114300" distR="114300" simplePos="0" relativeHeight="251657728" behindDoc="0" locked="0" layoutInCell="1" allowOverlap="1" wp14:anchorId="3C71D887" wp14:editId="768C744D">
              <wp:simplePos x="0" y="0"/>
              <wp:positionH relativeFrom="column">
                <wp:posOffset>1993900</wp:posOffset>
              </wp:positionH>
              <wp:positionV relativeFrom="paragraph">
                <wp:posOffset>288290</wp:posOffset>
              </wp:positionV>
              <wp:extent cx="4041775" cy="281940"/>
              <wp:effectExtent l="0" t="0" r="0" b="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1775" cy="281940"/>
                      </a:xfrm>
                      <a:prstGeom prst="rect">
                        <a:avLst/>
                      </a:prstGeom>
                      <a:noFill/>
                      <a:ln>
                        <a:noFill/>
                      </a:ln>
                      <a:effectLst/>
                    </wps:spPr>
                    <wps:txbx>
                      <w:txbxContent>
                        <w:p w14:paraId="0556B632" w14:textId="77777777" w:rsidR="002D2CE4" w:rsidRPr="002D2CE4" w:rsidRDefault="002D2CE4" w:rsidP="002D2CE4">
                          <w:pPr>
                            <w:pStyle w:val="CRSFooter"/>
                            <w:jc w:val="right"/>
                            <w:rPr>
                              <w:sz w:val="18"/>
                              <w:szCs w:val="18"/>
                            </w:rPr>
                          </w:pPr>
                          <w:r w:rsidRPr="002D2CE4">
                            <w:rPr>
                              <w:b/>
                              <w:smallCaps/>
                              <w:color w:val="222A35"/>
                              <w:sz w:val="18"/>
                              <w:szCs w:val="18"/>
                            </w:rPr>
                            <w:t xml:space="preserve">HRRP </w:t>
                          </w:r>
                          <w:r w:rsidRPr="002D2CE4">
                            <w:rPr>
                              <w:color w:val="000000"/>
                              <w:sz w:val="18"/>
                              <w:szCs w:val="18"/>
                            </w:rPr>
                            <w:t xml:space="preserve">| </w:t>
                          </w:r>
                          <w:proofErr w:type="spellStart"/>
                          <w:r w:rsidRPr="002D2CE4">
                            <w:rPr>
                              <w:color w:val="000000"/>
                              <w:sz w:val="18"/>
                              <w:szCs w:val="18"/>
                            </w:rPr>
                            <w:t>Jwagal</w:t>
                          </w:r>
                          <w:proofErr w:type="spellEnd"/>
                          <w:r w:rsidRPr="002D2CE4">
                            <w:rPr>
                              <w:color w:val="000000"/>
                              <w:sz w:val="18"/>
                              <w:szCs w:val="18"/>
                            </w:rPr>
                            <w:t xml:space="preserve">, Lalitpur | </w:t>
                          </w:r>
                          <w:hyperlink r:id="rId1" w:history="1">
                            <w:r w:rsidRPr="002D2CE4">
                              <w:rPr>
                                <w:rStyle w:val="Hyperlink"/>
                                <w:sz w:val="18"/>
                                <w:szCs w:val="18"/>
                              </w:rPr>
                              <w:t>http://hrrpnepal.org/</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2" w:history="1">
                            <w:r w:rsidRPr="002D2CE4">
                              <w:rPr>
                                <w:rStyle w:val="Hyperlink"/>
                                <w:sz w:val="18"/>
                                <w:szCs w:val="18"/>
                              </w:rPr>
                              <w:t>info@hrrpnepal.org</w:t>
                            </w:r>
                          </w:hyperlink>
                          <w:r w:rsidRPr="002D2CE4">
                            <w:rPr>
                              <w:b/>
                              <w:bCs/>
                              <w:sz w:val="18"/>
                              <w:szCs w:val="18"/>
                            </w:rPr>
                            <w:t xml:space="preserve"> </w:t>
                          </w:r>
                        </w:p>
                        <w:p w14:paraId="6A985854" w14:textId="77777777" w:rsidR="002D2CE4" w:rsidRPr="002D2CE4" w:rsidRDefault="002D2CE4" w:rsidP="002D2CE4">
                          <w:pPr>
                            <w:jc w:val="right"/>
                            <w:rPr>
                              <w:rFonts w:ascii="Calibri Light" w:hAnsi="Calibri Light"/>
                              <w:sz w:val="14"/>
                              <w:szCs w:val="16"/>
                            </w:rPr>
                          </w:pPr>
                          <w:r w:rsidRPr="002D2CE4">
                            <w:rPr>
                              <w:rFonts w:cs="Calibri"/>
                              <w:color w:val="000000"/>
                              <w:sz w:val="14"/>
                              <w:szCs w:val="16"/>
                            </w:rPr>
                            <w:t>©2017 HRRP | All Rights Reserved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71D887" id="_x0000_t202" coordsize="21600,21600" o:spt="202" path="m,l,21600r21600,l21600,xe">
              <v:stroke joinstyle="miter"/>
              <v:path gradientshapeok="t" o:connecttype="rect"/>
            </v:shapetype>
            <v:shape id="Text Box 3" o:spid="_x0000_s1026" type="#_x0000_t202" style="position:absolute;margin-left:157pt;margin-top:22.7pt;width:318.25pt;height:22.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" filled="f" stroked="f">
              <v:path arrowok="t"/>
              <v:textbox inset="0,0,0,0">
                <w:txbxContent>
                  <w:p w14:paraId="0556B632" w14:textId="77777777" w:rsidR="002D2CE4" w:rsidRPr="002D2CE4" w:rsidRDefault="002D2CE4" w:rsidP="002D2CE4">
                    <w:pPr>
                      <w:pStyle w:val="CRSFooter"/>
                      <w:jc w:val="right"/>
                      <w:rPr>
                        <w:sz w:val="18"/>
                        <w:szCs w:val="18"/>
                      </w:rPr>
                    </w:pPr>
                    <w:r w:rsidRPr="002D2CE4">
                      <w:rPr>
                        <w:b/>
                        <w:smallCaps/>
                        <w:color w:val="222A35"/>
                        <w:sz w:val="18"/>
                        <w:szCs w:val="18"/>
                      </w:rPr>
                      <w:t xml:space="preserve">HRRP </w:t>
                    </w:r>
                    <w:r w:rsidRPr="002D2CE4">
                      <w:rPr>
                        <w:color w:val="000000"/>
                        <w:sz w:val="18"/>
                        <w:szCs w:val="18"/>
                      </w:rPr>
                      <w:t xml:space="preserve">| Jwagal, Lalitpur | </w:t>
                    </w:r>
                    <w:hyperlink r:id="rId3" w:history="1">
                      <w:r w:rsidRPr="002D2CE4">
                        <w:rPr>
                          <w:rStyle w:val="Hyperlink"/>
                          <w:sz w:val="18"/>
                          <w:szCs w:val="18"/>
                        </w:rPr>
                        <w:t>http://hrrpnepal.org/</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4" w:history="1">
                      <w:r w:rsidRPr="002D2CE4">
                        <w:rPr>
                          <w:rStyle w:val="Hyperlink"/>
                          <w:sz w:val="18"/>
                          <w:szCs w:val="18"/>
                        </w:rPr>
                        <w:t>info@hrrpnepal.org</w:t>
                      </w:r>
                    </w:hyperlink>
                    <w:r w:rsidRPr="002D2CE4">
                      <w:rPr>
                        <w:b/>
                        <w:bCs/>
                        <w:sz w:val="18"/>
                        <w:szCs w:val="18"/>
                      </w:rPr>
                      <w:t xml:space="preserve"> </w:t>
                    </w:r>
                  </w:p>
                  <w:p w14:paraId="6A985854" w14:textId="77777777" w:rsidR="002D2CE4" w:rsidRPr="002D2CE4" w:rsidRDefault="002D2CE4" w:rsidP="002D2CE4">
                    <w:pPr>
                      <w:jc w:val="right"/>
                      <w:rPr>
                        <w:rFonts w:ascii="Calibri Light" w:hAnsi="Calibri Light"/>
                        <w:sz w:val="14"/>
                        <w:szCs w:val="16"/>
                      </w:rPr>
                    </w:pPr>
                    <w:r w:rsidRPr="002D2CE4">
                      <w:rPr>
                        <w:rFonts w:cs="Calibri"/>
                        <w:color w:val="000000"/>
                        <w:sz w:val="14"/>
                        <w:szCs w:val="16"/>
                      </w:rPr>
                      <w:t>©2017 HRRP | All Rights Reserved</w:t>
                    </w:r>
                  </w:p>
                </w:txbxContent>
              </v:textbox>
              <w10:wrap type="square"/>
            </v:shape>
          </w:pict>
        </mc:Fallback>
      </mc:AlternateContent>
    </w:r>
    <w:r w:rsidR="002D2CE4">
      <w:rPr>
        <w:rFonts w:ascii="Arial" w:hAnsi="Arial" w:cs="Arial"/>
        <w:b/>
        <w:sz w:val="18"/>
        <w:szCs w:val="18"/>
      </w:rPr>
      <w:t>HRRP District Coordination Meeting</w:t>
    </w:r>
    <w:r w:rsidR="00D34CFB">
      <w:rPr>
        <w:rFonts w:ascii="Arial" w:hAnsi="Arial" w:cs="Arial"/>
        <w:b/>
        <w:sz w:val="18"/>
        <w:szCs w:val="18"/>
      </w:rPr>
      <w:t>:</w:t>
    </w:r>
    <w:r w:rsidR="00D34CFB">
      <w:rPr>
        <w:rFonts w:ascii="Arial" w:hAnsi="Arial" w:cs="Arial"/>
        <w:sz w:val="18"/>
        <w:szCs w:val="18"/>
      </w:rPr>
      <w:t xml:space="preserve"> </w:t>
    </w:r>
    <w:r w:rsidR="004869EC">
      <w:rPr>
        <w:rFonts w:ascii="Arial" w:hAnsi="Arial" w:cs="Arial"/>
        <w:sz w:val="18"/>
        <w:szCs w:val="18"/>
      </w:rPr>
      <w:t>01/22/2018</w:t>
    </w:r>
    <w:r w:rsidR="00D34CFB">
      <w:rPr>
        <w:rFonts w:ascii="Arial" w:hAnsi="Arial" w:cs="Arial"/>
        <w:b/>
        <w:sz w:val="18"/>
        <w:szCs w:val="18"/>
      </w:rPr>
      <w:tab/>
    </w:r>
    <w:r w:rsidR="00D34CFB">
      <w:rPr>
        <w:rFonts w:ascii="Arial" w:hAnsi="Arial" w:cs="Arial"/>
        <w:b/>
        <w:sz w:val="18"/>
        <w:szCs w:val="18"/>
      </w:rPr>
      <w:tab/>
    </w:r>
  </w:p>
  <w:p w14:paraId="130A21FA" w14:textId="77777777" w:rsidR="00D34CFB" w:rsidRDefault="00D34CFB" w:rsidP="002D2CE4">
    <w:pPr>
      <w:pStyle w:val="Footer"/>
      <w:pBdr>
        <w:top w:val="single" w:sz="20" w:space="20" w:color="000000"/>
      </w:pBdr>
      <w:tabs>
        <w:tab w:val="clear" w:pos="4320"/>
        <w:tab w:val="clear" w:pos="8640"/>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01C45B" w14:textId="77777777" w:rsidR="003B344D" w:rsidRDefault="003B344D">
      <w:r>
        <w:separator/>
      </w:r>
    </w:p>
  </w:footnote>
  <w:footnote w:type="continuationSeparator" w:id="0">
    <w:p w14:paraId="41537B80" w14:textId="77777777" w:rsidR="003B344D" w:rsidRDefault="003B34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000" w:firstRow="0" w:lastRow="0" w:firstColumn="0" w:lastColumn="0" w:noHBand="0" w:noVBand="0"/>
    </w:tblPr>
    <w:tblGrid>
      <w:gridCol w:w="7546"/>
      <w:gridCol w:w="2030"/>
    </w:tblGrid>
    <w:tr w:rsidR="00D34CFB" w14:paraId="16A2C521" w14:textId="77777777">
      <w:tc>
        <w:tcPr>
          <w:tcW w:w="7546" w:type="dxa"/>
          <w:tcBorders>
            <w:bottom w:val="double" w:sz="20" w:space="0" w:color="000000"/>
          </w:tcBorders>
          <w:shd w:val="clear" w:color="auto" w:fill="auto"/>
          <w:vAlign w:val="bottom"/>
        </w:tcPr>
        <w:p w14:paraId="0436B639" w14:textId="77777777" w:rsidR="00D34CFB" w:rsidRPr="002D2CE4" w:rsidRDefault="00604836">
          <w:pPr>
            <w:pStyle w:val="Header"/>
            <w:rPr>
              <w:rFonts w:ascii="Arial" w:hAnsi="Arial" w:cs="Arial"/>
              <w:sz w:val="28"/>
              <w:szCs w:val="28"/>
            </w:rPr>
          </w:pPr>
          <w:r w:rsidRPr="002D2CE4">
            <w:rPr>
              <w:rFonts w:ascii="Arial" w:hAnsi="Arial" w:cs="Arial"/>
              <w:b/>
              <w:color w:val="0000FF"/>
              <w:sz w:val="28"/>
              <w:szCs w:val="28"/>
            </w:rPr>
            <w:t xml:space="preserve">HRRP District Coordination </w:t>
          </w:r>
          <w:r w:rsidR="00D34CFB" w:rsidRPr="002D2CE4">
            <w:rPr>
              <w:rFonts w:ascii="Arial" w:hAnsi="Arial" w:cs="Arial"/>
              <w:b/>
              <w:sz w:val="28"/>
              <w:szCs w:val="28"/>
            </w:rPr>
            <w:br/>
            <w:t>Meeting Minutes</w:t>
          </w:r>
        </w:p>
      </w:tc>
      <w:tc>
        <w:tcPr>
          <w:tcW w:w="2030" w:type="dxa"/>
          <w:tcBorders>
            <w:bottom w:val="double" w:sz="20" w:space="0" w:color="000000"/>
          </w:tcBorders>
          <w:shd w:val="clear" w:color="auto" w:fill="auto"/>
        </w:tcPr>
        <w:p w14:paraId="41F95E48" w14:textId="77777777" w:rsidR="00D34CFB" w:rsidRDefault="00D34CFB">
          <w:pPr>
            <w:pStyle w:val="Header"/>
            <w:jc w:val="right"/>
            <w:rPr>
              <w:rFonts w:ascii="Arial" w:hAnsi="Arial" w:cs="Arial"/>
            </w:rPr>
          </w:pPr>
        </w:p>
      </w:tc>
    </w:tr>
  </w:tbl>
  <w:p w14:paraId="7D7135B6" w14:textId="77777777" w:rsidR="00D34CFB" w:rsidRDefault="00D34C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00000001"/>
    <w:name w:val="WW8Num3"/>
    <w:lvl w:ilvl="0">
      <w:start w:val="1"/>
      <w:numFmt w:val="decimal"/>
      <w:lvlText w:val="%1."/>
      <w:lvlJc w:val="left"/>
      <w:pPr>
        <w:tabs>
          <w:tab w:val="num" w:pos="720"/>
        </w:tabs>
        <w:ind w:left="720" w:hanging="360"/>
      </w:pPr>
      <w:rPr>
        <w:rFonts w:ascii="Arial" w:hAnsi="Arial" w:cs="Arial"/>
        <w:color w:val="0000FF"/>
      </w:rPr>
    </w:lvl>
  </w:abstractNum>
  <w:abstractNum w:abstractNumId="1" w15:restartNumberingAfterBreak="0">
    <w:nsid w:val="00000002"/>
    <w:multiLevelType w:val="singleLevel"/>
    <w:tmpl w:val="00000002"/>
    <w:name w:val="WW8Num6"/>
    <w:lvl w:ilvl="0">
      <w:start w:val="1"/>
      <w:numFmt w:val="bullet"/>
      <w:lvlText w:val=""/>
      <w:lvlJc w:val="left"/>
      <w:pPr>
        <w:tabs>
          <w:tab w:val="num" w:pos="360"/>
        </w:tabs>
        <w:ind w:left="360" w:hanging="360"/>
      </w:pPr>
      <w:rPr>
        <w:rFonts w:ascii="Wingdings" w:hAnsi="Wingdings" w:cs="Wingdings" w:hint="default"/>
      </w:rPr>
    </w:lvl>
  </w:abstractNum>
  <w:abstractNum w:abstractNumId="2" w15:restartNumberingAfterBreak="0">
    <w:nsid w:val="00000003"/>
    <w:multiLevelType w:val="multilevel"/>
    <w:tmpl w:val="00000003"/>
    <w:name w:val="WW8Num9"/>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00000004"/>
    <w:multiLevelType w:val="multilevel"/>
    <w:tmpl w:val="0000000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15:restartNumberingAfterBreak="0">
    <w:nsid w:val="099D7679"/>
    <w:multiLevelType w:val="hybridMultilevel"/>
    <w:tmpl w:val="E25EE8E6"/>
    <w:lvl w:ilvl="0" w:tplc="F6E0AE14">
      <w:start w:val="1"/>
      <w:numFmt w:val="decimal"/>
      <w:lvlText w:val="%1."/>
      <w:lvlJc w:val="left"/>
      <w:pPr>
        <w:ind w:left="720" w:hanging="360"/>
      </w:pPr>
      <w:rPr>
        <w:rFonts w:ascii="Times New Roman" w:eastAsia="PMingLiU" w:hAnsi="Times New Roman" w:cs="Times New Roman" w:hint="default"/>
        <w:b/>
        <w:i w:val="0"/>
        <w:color w:val="183D7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EE1BE2"/>
    <w:multiLevelType w:val="hybridMultilevel"/>
    <w:tmpl w:val="DEC49EF2"/>
    <w:lvl w:ilvl="0" w:tplc="12A8FB8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6B434DE"/>
    <w:multiLevelType w:val="hybridMultilevel"/>
    <w:tmpl w:val="079C36BE"/>
    <w:lvl w:ilvl="0" w:tplc="AE56CEA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7BA6B3E"/>
    <w:multiLevelType w:val="hybridMultilevel"/>
    <w:tmpl w:val="729E9718"/>
    <w:lvl w:ilvl="0" w:tplc="1C600ACA">
      <w:start w:val="1"/>
      <w:numFmt w:val="decimal"/>
      <w:lvlText w:val="%1."/>
      <w:lvlJc w:val="left"/>
      <w:pPr>
        <w:ind w:left="720" w:hanging="360"/>
      </w:pPr>
      <w:rPr>
        <w:rFonts w:ascii="Arial" w:eastAsia="Times New Roman" w:hAnsi="Arial" w:cs="Aria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646A7E"/>
    <w:multiLevelType w:val="hybridMultilevel"/>
    <w:tmpl w:val="DACA39FC"/>
    <w:lvl w:ilvl="0" w:tplc="582878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A421C6A"/>
    <w:multiLevelType w:val="hybridMultilevel"/>
    <w:tmpl w:val="10889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191C9E"/>
    <w:multiLevelType w:val="hybridMultilevel"/>
    <w:tmpl w:val="25825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D91BC1"/>
    <w:multiLevelType w:val="hybridMultilevel"/>
    <w:tmpl w:val="C2CCB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75774F"/>
    <w:multiLevelType w:val="hybridMultilevel"/>
    <w:tmpl w:val="F4DE95CE"/>
    <w:lvl w:ilvl="0" w:tplc="BB960E60">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9D04E0"/>
    <w:multiLevelType w:val="multilevel"/>
    <w:tmpl w:val="54DE21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39F3678D"/>
    <w:multiLevelType w:val="hybridMultilevel"/>
    <w:tmpl w:val="D1E6F5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2A4D85"/>
    <w:multiLevelType w:val="hybridMultilevel"/>
    <w:tmpl w:val="FEBA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9D7D38"/>
    <w:multiLevelType w:val="hybridMultilevel"/>
    <w:tmpl w:val="3D96ECE8"/>
    <w:lvl w:ilvl="0" w:tplc="0A36178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7" w15:restartNumberingAfterBreak="0">
    <w:nsid w:val="52FD7CF2"/>
    <w:multiLevelType w:val="hybridMultilevel"/>
    <w:tmpl w:val="E25EE8E6"/>
    <w:lvl w:ilvl="0" w:tplc="F6E0AE14">
      <w:start w:val="1"/>
      <w:numFmt w:val="decimal"/>
      <w:lvlText w:val="%1."/>
      <w:lvlJc w:val="left"/>
      <w:pPr>
        <w:ind w:left="720" w:hanging="360"/>
      </w:pPr>
      <w:rPr>
        <w:rFonts w:ascii="Times New Roman" w:eastAsia="PMingLiU" w:hAnsi="Times New Roman" w:cs="Times New Roman" w:hint="default"/>
        <w:b/>
        <w:i w:val="0"/>
        <w:color w:val="183D7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2F1BDC"/>
    <w:multiLevelType w:val="hybridMultilevel"/>
    <w:tmpl w:val="35AA3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B363A4"/>
    <w:multiLevelType w:val="hybridMultilevel"/>
    <w:tmpl w:val="E74A96D6"/>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4F36AA"/>
    <w:multiLevelType w:val="multilevel"/>
    <w:tmpl w:val="00000003"/>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0"/>
  </w:num>
  <w:num w:numId="2">
    <w:abstractNumId w:val="1"/>
  </w:num>
  <w:num w:numId="3">
    <w:abstractNumId w:val="2"/>
  </w:num>
  <w:num w:numId="4">
    <w:abstractNumId w:val="3"/>
  </w:num>
  <w:num w:numId="5">
    <w:abstractNumId w:val="20"/>
  </w:num>
  <w:num w:numId="6">
    <w:abstractNumId w:val="11"/>
  </w:num>
  <w:num w:numId="7">
    <w:abstractNumId w:val="15"/>
  </w:num>
  <w:num w:numId="8">
    <w:abstractNumId w:val="8"/>
  </w:num>
  <w:num w:numId="9">
    <w:abstractNumId w:val="6"/>
  </w:num>
  <w:num w:numId="10">
    <w:abstractNumId w:val="5"/>
  </w:num>
  <w:num w:numId="11">
    <w:abstractNumId w:val="10"/>
  </w:num>
  <w:num w:numId="12">
    <w:abstractNumId w:val="19"/>
  </w:num>
  <w:num w:numId="13">
    <w:abstractNumId w:val="12"/>
  </w:num>
  <w:num w:numId="14">
    <w:abstractNumId w:val="17"/>
  </w:num>
  <w:num w:numId="15">
    <w:abstractNumId w:val="4"/>
  </w:num>
  <w:num w:numId="16">
    <w:abstractNumId w:val="7"/>
  </w:num>
  <w:num w:numId="17">
    <w:abstractNumId w:val="9"/>
  </w:num>
  <w:num w:numId="18">
    <w:abstractNumId w:val="14"/>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8"/>
  </w:num>
  <w:num w:numId="21">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upa Panday">
    <w15:presenceInfo w15:providerId="None" w15:userId="Rupa Panda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836"/>
    <w:rsid w:val="00020D4D"/>
    <w:rsid w:val="00047384"/>
    <w:rsid w:val="00075101"/>
    <w:rsid w:val="000814E1"/>
    <w:rsid w:val="00093208"/>
    <w:rsid w:val="000C718A"/>
    <w:rsid w:val="00120641"/>
    <w:rsid w:val="00144E27"/>
    <w:rsid w:val="00172283"/>
    <w:rsid w:val="001A3DDA"/>
    <w:rsid w:val="001D5745"/>
    <w:rsid w:val="001F1B9E"/>
    <w:rsid w:val="002260E2"/>
    <w:rsid w:val="00252514"/>
    <w:rsid w:val="002626C8"/>
    <w:rsid w:val="002807F6"/>
    <w:rsid w:val="00294459"/>
    <w:rsid w:val="00294867"/>
    <w:rsid w:val="002D2CE4"/>
    <w:rsid w:val="002D7FFD"/>
    <w:rsid w:val="003722EF"/>
    <w:rsid w:val="003B344D"/>
    <w:rsid w:val="003B53EE"/>
    <w:rsid w:val="003B7B75"/>
    <w:rsid w:val="003E0C24"/>
    <w:rsid w:val="003F61B8"/>
    <w:rsid w:val="004042EC"/>
    <w:rsid w:val="00411D26"/>
    <w:rsid w:val="00421E8A"/>
    <w:rsid w:val="004869EC"/>
    <w:rsid w:val="004C77AB"/>
    <w:rsid w:val="005146B3"/>
    <w:rsid w:val="005326BB"/>
    <w:rsid w:val="00546CE3"/>
    <w:rsid w:val="00586037"/>
    <w:rsid w:val="005B2138"/>
    <w:rsid w:val="005F1EA2"/>
    <w:rsid w:val="0060074A"/>
    <w:rsid w:val="00604836"/>
    <w:rsid w:val="00687D0D"/>
    <w:rsid w:val="006A231E"/>
    <w:rsid w:val="006F6A28"/>
    <w:rsid w:val="007211E7"/>
    <w:rsid w:val="00770B98"/>
    <w:rsid w:val="007F701B"/>
    <w:rsid w:val="00847002"/>
    <w:rsid w:val="008712E7"/>
    <w:rsid w:val="00875C24"/>
    <w:rsid w:val="00877996"/>
    <w:rsid w:val="008B14A4"/>
    <w:rsid w:val="008E612E"/>
    <w:rsid w:val="00945AFE"/>
    <w:rsid w:val="009466A8"/>
    <w:rsid w:val="0097208B"/>
    <w:rsid w:val="009A703D"/>
    <w:rsid w:val="009E4167"/>
    <w:rsid w:val="00A33924"/>
    <w:rsid w:val="00A651A0"/>
    <w:rsid w:val="00AA3EE0"/>
    <w:rsid w:val="00AA6D3E"/>
    <w:rsid w:val="00AB67AD"/>
    <w:rsid w:val="00B12329"/>
    <w:rsid w:val="00BD3D86"/>
    <w:rsid w:val="00C12201"/>
    <w:rsid w:val="00C34657"/>
    <w:rsid w:val="00C416D6"/>
    <w:rsid w:val="00C64D37"/>
    <w:rsid w:val="00D34CFB"/>
    <w:rsid w:val="00D514DD"/>
    <w:rsid w:val="00D52557"/>
    <w:rsid w:val="00D5323D"/>
    <w:rsid w:val="00D5430F"/>
    <w:rsid w:val="00D67035"/>
    <w:rsid w:val="00D96E60"/>
    <w:rsid w:val="00DB7178"/>
    <w:rsid w:val="00E54B2F"/>
    <w:rsid w:val="00E803F0"/>
    <w:rsid w:val="00E84252"/>
    <w:rsid w:val="00ED0D0F"/>
    <w:rsid w:val="00EE7033"/>
    <w:rsid w:val="00EF3FBE"/>
    <w:rsid w:val="00EF7E2B"/>
    <w:rsid w:val="00F047B1"/>
    <w:rsid w:val="00F435A5"/>
    <w:rsid w:val="00FC7AFC"/>
    <w:rsid w:val="00FF3854"/>
    <w:rsid w:val="00FF3DB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68EEDADE"/>
  <w14:defaultImageDpi w14:val="32767"/>
  <w15:chartTrackingRefBased/>
  <w15:docId w15:val="{60923376-1CD2-4C7D-B493-AFD758789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Wingdings" w:hAnsi="Wingdings" w:cs="Wingdings" w:hint="default"/>
    </w:rPr>
  </w:style>
  <w:style w:type="character" w:customStyle="1" w:styleId="WW8Num1z1">
    <w:name w:val="WW8Num1z1"/>
    <w:rPr>
      <w:rFonts w:ascii="Courier New" w:hAnsi="Courier New" w:cs="Courier New" w:hint="default"/>
    </w:rPr>
  </w:style>
  <w:style w:type="character" w:customStyle="1" w:styleId="WW8Num1z3">
    <w:name w:val="WW8Num1z3"/>
    <w:rPr>
      <w:rFonts w:ascii="Symbol" w:hAnsi="Symbol" w:cs="Symbol" w:hint="default"/>
    </w:rPr>
  </w:style>
  <w:style w:type="character" w:customStyle="1" w:styleId="WW8Num2z0">
    <w:name w:val="WW8Num2z0"/>
    <w:rPr>
      <w:rFonts w:ascii="Wingdings" w:hAnsi="Wingdings" w:cs="Wingdings" w:hint="default"/>
    </w:rPr>
  </w:style>
  <w:style w:type="character" w:customStyle="1" w:styleId="WW8Num2z1">
    <w:name w:val="WW8Num2z1"/>
    <w:rPr>
      <w:rFonts w:ascii="Courier New" w:hAnsi="Courier New" w:cs="Courier New" w:hint="default"/>
    </w:rPr>
  </w:style>
  <w:style w:type="character" w:customStyle="1" w:styleId="WW8Num2z3">
    <w:name w:val="WW8Num2z3"/>
    <w:rPr>
      <w:rFonts w:ascii="Symbol" w:hAnsi="Symbol" w:cs="Symbol" w:hint="default"/>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5z4">
    <w:name w:val="WW8Num5z4"/>
    <w:rPr>
      <w:rFonts w:ascii="Courier New" w:hAnsi="Courier New" w:cs="Courier New" w:hint="default"/>
    </w:rPr>
  </w:style>
  <w:style w:type="character" w:customStyle="1" w:styleId="WW8Num6z0">
    <w:name w:val="WW8Num6z0"/>
    <w:rPr>
      <w:rFonts w:ascii="Wingdings" w:hAnsi="Wingdings" w:cs="Wingdings"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0">
    <w:name w:val="WW8Num7z0"/>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0">
    <w:name w:val="WW8Num8z0"/>
    <w:rPr>
      <w:rFonts w:ascii="Wingdings" w:hAnsi="Wingdings" w:cs="Wingdings" w:hint="default"/>
    </w:rPr>
  </w:style>
  <w:style w:type="character" w:customStyle="1" w:styleId="WW8Num8z1">
    <w:name w:val="WW8Num8z1"/>
    <w:rPr>
      <w:rFonts w:ascii="Symbol" w:hAnsi="Symbol" w:cs="Symbol" w:hint="default"/>
    </w:rPr>
  </w:style>
  <w:style w:type="character" w:customStyle="1" w:styleId="WW8Num8z4">
    <w:name w:val="WW8Num8z4"/>
    <w:rPr>
      <w:rFonts w:ascii="Courier New" w:hAnsi="Courier New" w:cs="Courier New" w:hint="default"/>
    </w:rPr>
  </w:style>
  <w:style w:type="character" w:customStyle="1" w:styleId="WW8Num9z0">
    <w:name w:val="WW8Num9z0"/>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styleId="PageNumber">
    <w:name w:val="page number"/>
    <w:basedOn w:val="DefaultParagraphFont"/>
  </w:style>
  <w:style w:type="paragraph" w:customStyle="1" w:styleId="Heading">
    <w:name w:val="Heading"/>
    <w:basedOn w:val="Normal"/>
    <w:next w:val="BodyText"/>
    <w:pPr>
      <w:keepNext/>
      <w:spacing w:before="240" w:after="120"/>
    </w:p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style>
  <w:style w:type="paragraph" w:customStyle="1" w:styleId="Index">
    <w:name w:val="Index"/>
    <w:basedOn w:val="Normal"/>
    <w:pPr>
      <w:suppressLineNumber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ind w:left="720"/>
    </w:pPr>
  </w:style>
  <w:style w:type="paragraph" w:styleId="BodyText3">
    <w:name w:val="Body Text 3"/>
    <w:basedOn w:val="Normal"/>
  </w:style>
  <w:style w:type="paragraph" w:customStyle="1" w:styleId="MinutesHeading1">
    <w:name w:val="Minutes Heading1"/>
    <w:basedOn w:val="Normal"/>
  </w:style>
  <w:style w:type="paragraph" w:styleId="BalloonText">
    <w:name w:val="Balloon Text"/>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Hyperlink">
    <w:name w:val="Hyperlink"/>
    <w:uiPriority w:val="99"/>
    <w:rsid w:val="002D2CE4"/>
    <w:rPr>
      <w:rFonts w:ascii="Calibri" w:hAnsi="Calibri"/>
      <w:b/>
      <w:bCs/>
      <w:color w:val="003087"/>
      <w:sz w:val="22"/>
      <w:szCs w:val="20"/>
      <w:u w:val="single"/>
    </w:rPr>
  </w:style>
  <w:style w:type="paragraph" w:customStyle="1" w:styleId="CRSFooter">
    <w:name w:val="CRS Footer"/>
    <w:qFormat/>
    <w:rsid w:val="002D2CE4"/>
    <w:rPr>
      <w:rFonts w:ascii="Calibri" w:hAnsi="Calibri"/>
      <w:color w:val="5B9BD5"/>
      <w:sz w:val="14"/>
      <w:szCs w:val="16"/>
      <w:lang w:eastAsia="fr-FR"/>
    </w:rPr>
  </w:style>
  <w:style w:type="character" w:styleId="FollowedHyperlink">
    <w:name w:val="FollowedHyperlink"/>
    <w:uiPriority w:val="99"/>
    <w:semiHidden/>
    <w:unhideWhenUsed/>
    <w:rsid w:val="002D2CE4"/>
    <w:rPr>
      <w:color w:val="954F72"/>
      <w:u w:val="single"/>
    </w:rPr>
  </w:style>
  <w:style w:type="character" w:styleId="CommentReference">
    <w:name w:val="annotation reference"/>
    <w:uiPriority w:val="99"/>
    <w:semiHidden/>
    <w:unhideWhenUsed/>
    <w:rsid w:val="00EE7033"/>
    <w:rPr>
      <w:sz w:val="18"/>
      <w:szCs w:val="18"/>
    </w:rPr>
  </w:style>
  <w:style w:type="paragraph" w:styleId="CommentText">
    <w:name w:val="annotation text"/>
    <w:basedOn w:val="Normal"/>
    <w:link w:val="CommentTextChar"/>
    <w:uiPriority w:val="99"/>
    <w:semiHidden/>
    <w:unhideWhenUsed/>
    <w:rsid w:val="00EE7033"/>
    <w:rPr>
      <w:sz w:val="24"/>
      <w:szCs w:val="24"/>
    </w:rPr>
  </w:style>
  <w:style w:type="character" w:customStyle="1" w:styleId="CommentTextChar">
    <w:name w:val="Comment Text Char"/>
    <w:link w:val="CommentText"/>
    <w:uiPriority w:val="99"/>
    <w:semiHidden/>
    <w:rsid w:val="00EE7033"/>
    <w:rPr>
      <w:sz w:val="24"/>
      <w:szCs w:val="24"/>
    </w:rPr>
  </w:style>
  <w:style w:type="paragraph" w:styleId="CommentSubject">
    <w:name w:val="annotation subject"/>
    <w:basedOn w:val="CommentText"/>
    <w:next w:val="CommentText"/>
    <w:link w:val="CommentSubjectChar"/>
    <w:uiPriority w:val="99"/>
    <w:semiHidden/>
    <w:unhideWhenUsed/>
    <w:rsid w:val="00EE7033"/>
    <w:rPr>
      <w:b/>
      <w:bCs/>
      <w:sz w:val="20"/>
      <w:szCs w:val="20"/>
    </w:rPr>
  </w:style>
  <w:style w:type="character" w:customStyle="1" w:styleId="CommentSubjectChar">
    <w:name w:val="Comment Subject Char"/>
    <w:link w:val="CommentSubject"/>
    <w:uiPriority w:val="99"/>
    <w:semiHidden/>
    <w:rsid w:val="00EE7033"/>
    <w:rPr>
      <w:b/>
      <w:bCs/>
      <w:sz w:val="24"/>
      <w:szCs w:val="24"/>
    </w:rPr>
  </w:style>
  <w:style w:type="paragraph" w:styleId="ListParagraph">
    <w:name w:val="List Paragraph"/>
    <w:basedOn w:val="Normal"/>
    <w:uiPriority w:val="34"/>
    <w:qFormat/>
    <w:rsid w:val="00A33924"/>
    <w:pPr>
      <w:ind w:left="720"/>
      <w:contextualSpacing/>
    </w:pPr>
  </w:style>
  <w:style w:type="table" w:styleId="TableGrid">
    <w:name w:val="Table Grid"/>
    <w:basedOn w:val="TableNormal"/>
    <w:uiPriority w:val="39"/>
    <w:rsid w:val="00421E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3838352790055297431gmail-m2298484839294142411gmail-m7521697405358122306gmail-m5978859602395842004gmail-m7277918689708829708msolistparagraph">
    <w:name w:val="m_3838352790055297431gmail-m_2298484839294142411gmail-m_7521697405358122306gmail-m_5978859602395842004gmail-m_7277918689708829708msolistparagraph"/>
    <w:basedOn w:val="Normal"/>
    <w:rsid w:val="00D96E60"/>
    <w:pPr>
      <w:suppressAutoHyphens w:val="0"/>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57161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hrrpnepal.org/" TargetMode="External"/><Relationship Id="rId2" Type="http://schemas.openxmlformats.org/officeDocument/2006/relationships/hyperlink" Target="mailto:info@hrrpnepal.org" TargetMode="External"/><Relationship Id="rId1" Type="http://schemas.openxmlformats.org/officeDocument/2006/relationships/hyperlink" Target="http://hrrpnepal.org/" TargetMode="External"/><Relationship Id="rId4" Type="http://schemas.openxmlformats.org/officeDocument/2006/relationships/hyperlink" Target="mailto:info@hrrpnepa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539</Words>
  <Characters>3076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Meeting Minutes Template</vt:lpstr>
    </vt:vector>
  </TitlesOfParts>
  <Company/>
  <LinksUpToDate>false</LinksUpToDate>
  <CharactersWithSpaces>3608</CharactersWithSpaces>
  <SharedDoc>false</SharedDoc>
  <HLinks>
    <vt:vector size="12" baseType="variant">
      <vt:variant>
        <vt:i4>7798827</vt:i4>
      </vt:variant>
      <vt:variant>
        <vt:i4>3</vt:i4>
      </vt:variant>
      <vt:variant>
        <vt:i4>0</vt:i4>
      </vt:variant>
      <vt:variant>
        <vt:i4>5</vt:i4>
      </vt:variant>
      <vt:variant>
        <vt:lpwstr>mailto:info@hrrpnepal.org</vt:lpwstr>
      </vt:variant>
      <vt:variant>
        <vt:lpwstr/>
      </vt:variant>
      <vt:variant>
        <vt:i4>4915324</vt:i4>
      </vt:variant>
      <vt:variant>
        <vt:i4>0</vt:i4>
      </vt:variant>
      <vt:variant>
        <vt:i4>0</vt:i4>
      </vt:variant>
      <vt:variant>
        <vt:i4>5</vt:i4>
      </vt:variant>
      <vt:variant>
        <vt:lpwstr>http://hrrpnepal.org/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Template</dc:title>
  <dc:subject>&lt;Project Name&gt;</dc:subject>
  <dc:creator>Daniel Vitek MBA, PMP - Consultant to CDC NCPHI</dc:creator>
  <cp:keywords>CDC Unified Process, CDC UP, CDCUP</cp:keywords>
  <dc:description>CDC, CDC UP, and Author policies located at http://www.cdc.gov/cdcup/</dc:description>
  <cp:lastModifiedBy>Pradip Sharma</cp:lastModifiedBy>
  <cp:revision>2</cp:revision>
  <cp:lastPrinted>2006-06-01T10:15:00Z</cp:lastPrinted>
  <dcterms:created xsi:type="dcterms:W3CDTF">2019-07-16T05:40:00Z</dcterms:created>
  <dcterms:modified xsi:type="dcterms:W3CDTF">2019-07-16T05:40:00Z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bool>true</vt:bool>
  </property>
  <property fmtid="{D5CDD505-2E9C-101B-9397-08002B2CF9AE}" pid="3" name="Email">
    <vt:lpwstr>cdcup@cdc.gov</vt:lpwstr>
  </property>
  <property fmtid="{D5CDD505-2E9C-101B-9397-08002B2CF9AE}" pid="4" name="Source">
    <vt:lpwstr>http://www.cdc.gov/cdcup/</vt:lpwstr>
  </property>
</Properties>
</file>