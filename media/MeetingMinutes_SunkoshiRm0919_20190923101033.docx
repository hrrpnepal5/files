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337"/>
        <w:gridCol w:w="1173"/>
        <w:gridCol w:w="1482"/>
        <w:gridCol w:w="4594"/>
      </w:tblGrid>
      <w:tr w:rsidR="005326BB" w:rsidRPr="005326BB" w14:paraId="4F115B1F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C8C3BE4" w14:textId="77777777" w:rsidR="00D34CFB" w:rsidRPr="005326BB" w:rsidRDefault="00D34CFB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>Meeting Purpose: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284E7" w14:textId="21885775" w:rsidR="00D34CFB" w:rsidRPr="005326BB" w:rsidRDefault="000144B2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Palika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="001A3DDA">
              <w:rPr>
                <w:color w:val="000000" w:themeColor="text1"/>
              </w:rPr>
              <w:t xml:space="preserve">Level </w:t>
            </w:r>
            <w:r w:rsidR="00D66A5E">
              <w:rPr>
                <w:color w:val="000000" w:themeColor="text1"/>
              </w:rPr>
              <w:t>C</w:t>
            </w:r>
            <w:r w:rsidR="001A3DDA">
              <w:rPr>
                <w:color w:val="000000" w:themeColor="text1"/>
              </w:rPr>
              <w:t xml:space="preserve">oordination </w:t>
            </w:r>
            <w:r w:rsidR="00D66A5E">
              <w:rPr>
                <w:color w:val="000000" w:themeColor="text1"/>
              </w:rPr>
              <w:t>M</w:t>
            </w:r>
            <w:r w:rsidR="001A3DDA">
              <w:rPr>
                <w:color w:val="000000" w:themeColor="text1"/>
              </w:rPr>
              <w:t>eeting</w:t>
            </w:r>
            <w:r w:rsidR="00D514DD">
              <w:rPr>
                <w:color w:val="000000" w:themeColor="text1"/>
              </w:rPr>
              <w:t xml:space="preserve"> at </w:t>
            </w:r>
            <w:r w:rsidR="003E49A7">
              <w:rPr>
                <w:color w:val="000000" w:themeColor="text1"/>
              </w:rPr>
              <w:t>Sunkoshi</w:t>
            </w:r>
            <w:r>
              <w:rPr>
                <w:color w:val="000000" w:themeColor="text1"/>
              </w:rPr>
              <w:t xml:space="preserve"> RM, </w:t>
            </w:r>
            <w:proofErr w:type="spellStart"/>
            <w:r w:rsidR="00D66A5E">
              <w:rPr>
                <w:color w:val="000000" w:themeColor="text1"/>
              </w:rPr>
              <w:t>Sindhupalchowk</w:t>
            </w:r>
            <w:proofErr w:type="spellEnd"/>
          </w:p>
        </w:tc>
      </w:tr>
      <w:tr w:rsidR="005326BB" w:rsidRPr="005326BB" w14:paraId="0A6C5961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7E19FDB" w14:textId="77777777" w:rsidR="00D34CFB" w:rsidRPr="005326BB" w:rsidRDefault="00D34CFB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 xml:space="preserve">Meeting Date: 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E8E77" w14:textId="56E99059" w:rsidR="00D34CFB" w:rsidRPr="005326BB" w:rsidRDefault="001A3DDA" w:rsidP="008B14A4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(</w:t>
            </w:r>
            <w:r w:rsidR="003E49A7">
              <w:rPr>
                <w:color w:val="000000" w:themeColor="text1"/>
              </w:rPr>
              <w:t>5</w:t>
            </w:r>
            <w:r w:rsidR="000144B2" w:rsidRPr="000144B2">
              <w:rPr>
                <w:color w:val="000000" w:themeColor="text1"/>
                <w:vertAlign w:val="superscript"/>
              </w:rPr>
              <w:t>th</w:t>
            </w:r>
            <w:r w:rsidR="000144B2">
              <w:rPr>
                <w:color w:val="000000" w:themeColor="text1"/>
              </w:rPr>
              <w:t xml:space="preserve"> September</w:t>
            </w:r>
            <w:r>
              <w:rPr>
                <w:color w:val="000000" w:themeColor="text1"/>
              </w:rPr>
              <w:t xml:space="preserve"> 2019)</w:t>
            </w:r>
          </w:p>
        </w:tc>
      </w:tr>
      <w:tr w:rsidR="005326BB" w:rsidRPr="005326BB" w14:paraId="63DF8BE6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9AD9229" w14:textId="77777777" w:rsidR="00D34CFB" w:rsidRPr="005326BB" w:rsidRDefault="00D34CFB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 xml:space="preserve">Meeting Time: 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D2A61" w14:textId="065055B3" w:rsidR="00D34CFB" w:rsidRPr="005326BB" w:rsidRDefault="000144B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3E49A7">
              <w:rPr>
                <w:color w:val="000000" w:themeColor="text1"/>
              </w:rPr>
              <w:t>0</w:t>
            </w:r>
            <w:r w:rsidR="00D66A5E">
              <w:rPr>
                <w:color w:val="000000" w:themeColor="text1"/>
              </w:rPr>
              <w:t>:</w:t>
            </w:r>
            <w:r w:rsidR="003E49A7">
              <w:rPr>
                <w:color w:val="000000" w:themeColor="text1"/>
              </w:rPr>
              <w:t>25</w:t>
            </w:r>
            <w:r w:rsidR="00D66A5E">
              <w:rPr>
                <w:color w:val="000000" w:themeColor="text1"/>
              </w:rPr>
              <w:t xml:space="preserve"> am to </w:t>
            </w:r>
            <w:r w:rsidR="003E49A7">
              <w:rPr>
                <w:color w:val="000000" w:themeColor="text1"/>
              </w:rPr>
              <w:t>12</w:t>
            </w:r>
            <w:r w:rsidR="00D66A5E">
              <w:rPr>
                <w:color w:val="000000" w:themeColor="text1"/>
              </w:rPr>
              <w:t>:00</w:t>
            </w:r>
            <w:r>
              <w:rPr>
                <w:color w:val="000000" w:themeColor="text1"/>
              </w:rPr>
              <w:t xml:space="preserve"> p</w:t>
            </w:r>
            <w:r w:rsidR="00D66A5E">
              <w:rPr>
                <w:color w:val="000000" w:themeColor="text1"/>
              </w:rPr>
              <w:t>m</w:t>
            </w:r>
          </w:p>
        </w:tc>
      </w:tr>
      <w:tr w:rsidR="000814E1" w:rsidRPr="005326BB" w14:paraId="2DD5D0DD" w14:textId="3927B998" w:rsidTr="00381AF0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206ED65" w14:textId="77777777" w:rsidR="000814E1" w:rsidRPr="005326BB" w:rsidRDefault="000814E1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 xml:space="preserve">Meeting Location: 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07C114" w14:textId="00185E2A" w:rsidR="000814E1" w:rsidRPr="005326BB" w:rsidRDefault="00E0117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Chairperson’s office room</w:t>
            </w:r>
          </w:p>
        </w:tc>
      </w:tr>
      <w:tr w:rsidR="000814E1" w:rsidRPr="005326BB" w14:paraId="4AF23373" w14:textId="257240DA" w:rsidTr="00D666A8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EBA740A" w14:textId="77777777" w:rsidR="000814E1" w:rsidRPr="005326BB" w:rsidRDefault="000814E1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>Meeting Facilitator: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EAE8F" w14:textId="342B1229" w:rsidR="000814E1" w:rsidRPr="005326BB" w:rsidRDefault="001A3DD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Pradip Sharma</w:t>
            </w:r>
          </w:p>
        </w:tc>
      </w:tr>
      <w:tr w:rsidR="00D66A5E" w:rsidRPr="005326BB" w14:paraId="0D4E101D" w14:textId="0DA29268" w:rsidTr="005F58C2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48ACADA0" w14:textId="5196F8BE" w:rsidR="00D66A5E" w:rsidRPr="005326BB" w:rsidRDefault="00D66A5E" w:rsidP="00D66A5E">
            <w:pPr>
              <w:pStyle w:val="MinutesHeading1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cs="Arial"/>
                <w:color w:val="000000" w:themeColor="text1"/>
              </w:rPr>
              <w:t xml:space="preserve">Minutes Taken By: 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D767F0" w14:textId="153EB290" w:rsidR="00D66A5E" w:rsidRPr="005326BB" w:rsidRDefault="00D66A5E" w:rsidP="00D66A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Pradip Sharma</w:t>
            </w:r>
          </w:p>
        </w:tc>
      </w:tr>
      <w:tr w:rsidR="000814E1" w:rsidRPr="005326BB" w14:paraId="60B23FA6" w14:textId="1CF4A349" w:rsidTr="000814E1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A2548DF" w14:textId="5BD1D50E" w:rsidR="000814E1" w:rsidRPr="005326BB" w:rsidRDefault="000814E1">
            <w:pPr>
              <w:pStyle w:val="MinutesHeading1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Summary of participants: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697B76" w14:textId="3C934F2D" w:rsidR="000814E1" w:rsidRPr="005326BB" w:rsidRDefault="000814E1" w:rsidP="003B53E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Total:    </w:t>
            </w:r>
            <w:r w:rsidR="009847BD">
              <w:rPr>
                <w:color w:val="000000" w:themeColor="text1"/>
              </w:rPr>
              <w:t>1</w:t>
            </w:r>
            <w:r w:rsidR="00CB2C8D">
              <w:rPr>
                <w:color w:val="000000" w:themeColor="text1"/>
              </w:rPr>
              <w:t>8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558FC36B" w14:textId="192BFFBA" w:rsidR="000814E1" w:rsidRPr="005326BB" w:rsidRDefault="000814E1" w:rsidP="000814E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Female:</w:t>
            </w:r>
            <w:r w:rsidR="001A3DDA">
              <w:rPr>
                <w:color w:val="000000" w:themeColor="text1"/>
              </w:rPr>
              <w:t xml:space="preserve"> </w:t>
            </w:r>
            <w:r w:rsidR="00CB2C8D">
              <w:rPr>
                <w:color w:val="000000" w:themeColor="text1"/>
              </w:rPr>
              <w:t>1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28F452" w14:textId="01D054FB" w:rsidR="000814E1" w:rsidRPr="005326BB" w:rsidRDefault="000814E1" w:rsidP="000814E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Male: </w:t>
            </w:r>
            <w:r w:rsidR="009847BD">
              <w:rPr>
                <w:color w:val="000000" w:themeColor="text1"/>
              </w:rPr>
              <w:t>1</w:t>
            </w:r>
            <w:r w:rsidR="00CB2C8D">
              <w:rPr>
                <w:color w:val="000000" w:themeColor="text1"/>
              </w:rPr>
              <w:t>7</w:t>
            </w:r>
          </w:p>
        </w:tc>
      </w:tr>
    </w:tbl>
    <w:p w14:paraId="6D6B16CF" w14:textId="77777777" w:rsidR="00D34CFB" w:rsidRPr="005326BB" w:rsidRDefault="00D34CFB">
      <w:pPr>
        <w:rPr>
          <w:rFonts w:ascii="Arial" w:hAnsi="Arial" w:cs="Arial"/>
          <w:color w:val="000000" w:themeColor="text1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5326BB" w:rsidRPr="005326BB" w14:paraId="51F4B789" w14:textId="77777777" w:rsidTr="007211E7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F13E6D" w14:textId="77777777" w:rsidR="00D34CFB" w:rsidRPr="005326BB" w:rsidRDefault="00D34CFB">
            <w:pPr>
              <w:rPr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Discussion:</w:t>
            </w:r>
            <w:r w:rsidRPr="005326BB">
              <w:rPr>
                <w:rFonts w:ascii="Arial" w:hAnsi="Arial" w:cs="Arial"/>
                <w:color w:val="000000" w:themeColor="text1"/>
              </w:rPr>
              <w:t xml:space="preserve"> (Items/Knowledge Shared)</w:t>
            </w:r>
            <w:r w:rsidR="00FF3854" w:rsidRPr="005326BB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  <w:tr w:rsidR="005326BB" w:rsidRPr="005326BB" w14:paraId="60FAD30C" w14:textId="77777777" w:rsidTr="007211E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D589E" w14:textId="6F2A3E67" w:rsidR="00A33924" w:rsidRDefault="00A33924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5326BB">
              <w:rPr>
                <w:rFonts w:ascii="Arial" w:hAnsi="Arial" w:cs="Arial"/>
                <w:i/>
                <w:iCs/>
                <w:color w:val="000000" w:themeColor="text1"/>
              </w:rPr>
              <w:t xml:space="preserve">Agendas: </w:t>
            </w:r>
          </w:p>
          <w:p w14:paraId="3DA0F7C2" w14:textId="5621EB76" w:rsidR="001A3DDA" w:rsidRPr="001A3DDA" w:rsidRDefault="000814E1" w:rsidP="00D66A5E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0814E1">
              <w:rPr>
                <w:rFonts w:eastAsia="PMingLiU"/>
                <w:b/>
                <w:color w:val="183D7B"/>
                <w:sz w:val="22"/>
                <w:lang w:eastAsia="zh-TW"/>
              </w:rPr>
              <w:t>Review of last meeting/meeting minute</w:t>
            </w:r>
          </w:p>
          <w:p w14:paraId="4512C64E" w14:textId="17108618" w:rsidR="00D66A5E" w:rsidRPr="00D66A5E" w:rsidRDefault="00D66A5E" w:rsidP="00D66A5E">
            <w:pPr>
              <w:pStyle w:val="ListParagraph"/>
              <w:numPr>
                <w:ilvl w:val="0"/>
                <w:numId w:val="14"/>
              </w:numPr>
              <w:rPr>
                <w:rFonts w:eastAsia="PMingLiU"/>
                <w:b/>
                <w:color w:val="183D7B"/>
                <w:sz w:val="22"/>
                <w:lang w:eastAsia="zh-TW"/>
              </w:rPr>
            </w:pPr>
            <w:r w:rsidRPr="00D66A5E">
              <w:rPr>
                <w:rFonts w:eastAsia="PMingLiU"/>
                <w:b/>
                <w:color w:val="183D7B"/>
                <w:sz w:val="22"/>
                <w:lang w:eastAsia="zh-TW"/>
              </w:rPr>
              <w:t xml:space="preserve">Regarding the </w:t>
            </w:r>
            <w:r w:rsidR="00FB70EC">
              <w:rPr>
                <w:rFonts w:eastAsia="PMingLiU"/>
                <w:b/>
                <w:color w:val="183D7B"/>
                <w:sz w:val="22"/>
                <w:lang w:eastAsia="zh-TW"/>
              </w:rPr>
              <w:t xml:space="preserve">progress issue and challenge </w:t>
            </w:r>
          </w:p>
          <w:p w14:paraId="7C4E794C" w14:textId="77777777" w:rsidR="00D66A5E" w:rsidRPr="00D66A5E" w:rsidRDefault="00D66A5E" w:rsidP="00D66A5E">
            <w:pPr>
              <w:pStyle w:val="ListParagraph"/>
              <w:numPr>
                <w:ilvl w:val="0"/>
                <w:numId w:val="14"/>
              </w:numPr>
              <w:rPr>
                <w:rFonts w:eastAsia="PMingLiU"/>
                <w:b/>
                <w:color w:val="183D7B"/>
                <w:sz w:val="22"/>
                <w:lang w:eastAsia="zh-TW"/>
              </w:rPr>
            </w:pPr>
            <w:r w:rsidRPr="00D66A5E">
              <w:rPr>
                <w:rFonts w:eastAsia="PMingLiU"/>
                <w:b/>
                <w:color w:val="183D7B"/>
                <w:sz w:val="22"/>
                <w:lang w:eastAsia="zh-TW"/>
              </w:rPr>
              <w:t>Regarding the progress in tranche disbursement</w:t>
            </w:r>
            <w:r w:rsidRPr="00D66A5E">
              <w:rPr>
                <w:rFonts w:eastAsia="PMingLiU"/>
                <w:b/>
                <w:color w:val="183D7B"/>
                <w:sz w:val="22"/>
                <w:lang w:eastAsia="zh-TW"/>
              </w:rPr>
              <w:tab/>
            </w:r>
          </w:p>
          <w:p w14:paraId="5EDD55A4" w14:textId="77777777" w:rsidR="00D66A5E" w:rsidRPr="00D66A5E" w:rsidRDefault="00D66A5E" w:rsidP="00D66A5E">
            <w:pPr>
              <w:pStyle w:val="ListParagraph"/>
              <w:numPr>
                <w:ilvl w:val="0"/>
                <w:numId w:val="14"/>
              </w:numPr>
              <w:rPr>
                <w:rFonts w:eastAsia="PMingLiU"/>
                <w:b/>
                <w:color w:val="183D7B"/>
                <w:sz w:val="22"/>
                <w:lang w:eastAsia="zh-TW"/>
              </w:rPr>
            </w:pPr>
            <w:bookmarkStart w:id="0" w:name="_GoBack"/>
            <w:bookmarkEnd w:id="0"/>
            <w:r w:rsidRPr="00D66A5E">
              <w:rPr>
                <w:rFonts w:eastAsia="PMingLiU"/>
                <w:b/>
                <w:color w:val="183D7B"/>
                <w:sz w:val="22"/>
                <w:lang w:eastAsia="zh-TW"/>
              </w:rPr>
              <w:t>others:</w:t>
            </w:r>
          </w:p>
          <w:p w14:paraId="5D7908CB" w14:textId="6F227E89" w:rsidR="00B12329" w:rsidRPr="00D66A5E" w:rsidRDefault="00B12329" w:rsidP="00D66A5E">
            <w:pPr>
              <w:ind w:left="360"/>
              <w:rPr>
                <w:rFonts w:ascii="Arial" w:hAnsi="Arial" w:cs="Arial"/>
                <w:i/>
                <w:iCs/>
                <w:color w:val="000000" w:themeColor="text1"/>
              </w:rPr>
            </w:pPr>
          </w:p>
          <w:p w14:paraId="5D76F7A4" w14:textId="1C6E1DFF" w:rsidR="000814E1" w:rsidRDefault="000814E1" w:rsidP="000814E1">
            <w:pPr>
              <w:rPr>
                <w:ins w:id="1" w:author="Rupa Panday" w:date="2018-05-21T12:33:00Z"/>
                <w:rFonts w:ascii="Arial" w:hAnsi="Arial" w:cs="Arial"/>
                <w:i/>
                <w:iCs/>
                <w:color w:val="000000" w:themeColor="text1"/>
              </w:rPr>
            </w:pPr>
          </w:p>
          <w:p w14:paraId="47818A0A" w14:textId="77777777" w:rsidR="00AA3EE0" w:rsidRDefault="00AA3EE0" w:rsidP="000814E1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  <w:p w14:paraId="3C1A22D2" w14:textId="3EF31C50" w:rsidR="000814E1" w:rsidRDefault="000814E1" w:rsidP="000814E1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>Decisions:</w:t>
            </w:r>
          </w:p>
          <w:p w14:paraId="49A0EEE7" w14:textId="366754CD" w:rsidR="00AC6831" w:rsidRPr="00AC6831" w:rsidRDefault="00AC6831" w:rsidP="00AC6831">
            <w:pPr>
              <w:pStyle w:val="ListParagraph"/>
              <w:numPr>
                <w:ilvl w:val="0"/>
                <w:numId w:val="23"/>
              </w:numPr>
              <w:suppressAutoHyphens w:val="0"/>
              <w:spacing w:after="160" w:line="259" w:lineRule="auto"/>
              <w:jc w:val="both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 w:rsidRPr="00AC6831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Seven buildings are yet to be built in </w:t>
            </w: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ward n</w:t>
            </w:r>
            <w:r w:rsidRPr="00AC6831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o.</w:t>
            </w:r>
            <w:r w:rsidR="0097492E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2</w:t>
            </w:r>
            <w:r w:rsidRPr="00AC6831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, of which one is left in the DPC and the other is out of the beneficiary contact of the building.</w:t>
            </w:r>
          </w:p>
          <w:p w14:paraId="3DF9FF84" w14:textId="1D02F525" w:rsidR="00AC6831" w:rsidRPr="00AC6831" w:rsidRDefault="00AC6831" w:rsidP="00AC6831">
            <w:pPr>
              <w:pStyle w:val="ListParagraph"/>
              <w:numPr>
                <w:ilvl w:val="0"/>
                <w:numId w:val="23"/>
              </w:numPr>
              <w:suppressAutoHyphens w:val="0"/>
              <w:spacing w:after="160" w:line="259" w:lineRule="auto"/>
              <w:jc w:val="both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 w:rsidRPr="00AC6831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Houses like </w:t>
            </w: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ward no</w:t>
            </w:r>
            <w:r w:rsidRPr="00AC6831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.</w:t>
            </w:r>
            <w:r w:rsidR="0097492E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3</w:t>
            </w:r>
            <w:r w:rsidRPr="00AC6831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are often abandoned and refuse to improve.</w:t>
            </w:r>
          </w:p>
          <w:p w14:paraId="3ACC3E80" w14:textId="77777777" w:rsidR="00AC6831" w:rsidRPr="00AC6831" w:rsidRDefault="00AC6831" w:rsidP="00AC6831">
            <w:pPr>
              <w:pStyle w:val="ListParagraph"/>
              <w:numPr>
                <w:ilvl w:val="0"/>
                <w:numId w:val="23"/>
              </w:numPr>
              <w:suppressAutoHyphens w:val="0"/>
              <w:spacing w:after="160" w:line="259" w:lineRule="auto"/>
              <w:jc w:val="both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 w:rsidRPr="00AC6831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The height of the bugle in Oda No. 1 is 5 feet and will not improve</w:t>
            </w:r>
          </w:p>
          <w:p w14:paraId="5EFE22E8" w14:textId="399AD2B1" w:rsidR="003E0C24" w:rsidRDefault="00AC6831" w:rsidP="00AC6831">
            <w:pPr>
              <w:pStyle w:val="ListParagraph"/>
              <w:numPr>
                <w:ilvl w:val="0"/>
                <w:numId w:val="23"/>
              </w:numPr>
              <w:suppressAutoHyphens w:val="0"/>
              <w:spacing w:after="160" w:line="259" w:lineRule="auto"/>
              <w:jc w:val="both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 w:rsidRPr="00AC6831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In </w:t>
            </w:r>
            <w:r w:rsidR="0097492E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ward</w:t>
            </w:r>
            <w:r w:rsidRPr="00AC6831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number </w:t>
            </w:r>
            <w:r w:rsidR="0097492E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4</w:t>
            </w:r>
            <w:r w:rsidRPr="00AC6831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, there were </w:t>
            </w:r>
            <w:r w:rsidR="0097492E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4</w:t>
            </w:r>
            <w:r w:rsidRPr="00AC6831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buildings left to be built and they reached outside the beneficiary contact and </w:t>
            </w:r>
            <w:r w:rsidR="0097492E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12</w:t>
            </w:r>
            <w:r w:rsidRPr="00AC6831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buildings were closed out of contact by DPC.</w:t>
            </w:r>
            <w:r w:rsidR="0097492E">
              <w:t xml:space="preserve"> </w:t>
            </w:r>
            <w:r w:rsidR="0097492E" w:rsidRPr="0097492E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Likewise, six buildings have reached the ceiling but due to non-roofing, CS is unable to ent</w:t>
            </w:r>
            <w:r w:rsidR="0097492E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ry</w:t>
            </w:r>
            <w:r w:rsidR="0097492E" w:rsidRPr="0097492E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.</w:t>
            </w:r>
          </w:p>
          <w:p w14:paraId="03919C35" w14:textId="172F4F7F" w:rsidR="003F1FAF" w:rsidRDefault="003F1FAF" w:rsidP="00AC6831">
            <w:pPr>
              <w:pStyle w:val="ListParagraph"/>
              <w:numPr>
                <w:ilvl w:val="0"/>
                <w:numId w:val="23"/>
              </w:numPr>
              <w:suppressAutoHyphens w:val="0"/>
              <w:spacing w:after="160" w:line="259" w:lineRule="auto"/>
              <w:jc w:val="both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 w:rsidRPr="003F1FAF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5 Ward 33 shows the various reasons for building a building and 4 building is out of touch</w:t>
            </w:r>
          </w:p>
          <w:p w14:paraId="0D0967DF" w14:textId="7E453189" w:rsidR="00163039" w:rsidRDefault="00163039" w:rsidP="00AC6831">
            <w:pPr>
              <w:pStyle w:val="ListParagraph"/>
              <w:numPr>
                <w:ilvl w:val="0"/>
                <w:numId w:val="23"/>
              </w:numPr>
              <w:suppressAutoHyphens w:val="0"/>
              <w:spacing w:after="160" w:line="259" w:lineRule="auto"/>
              <w:jc w:val="both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 w:rsidRPr="0016303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Likewise, </w:t>
            </w: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two</w:t>
            </w:r>
            <w:r w:rsidRPr="0016303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beneficiaries returned the </w:t>
            </w: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tranche</w:t>
            </w:r>
            <w:r w:rsidRPr="0016303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- Sitaram Bhandari </w:t>
            </w: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23-78-3-0-11</w:t>
            </w:r>
            <w:r>
              <w:rPr>
                <w:sz w:val="28"/>
                <w:szCs w:val="28"/>
              </w:rPr>
              <w:t xml:space="preserve">) </w:t>
            </w:r>
            <w:r w:rsidRPr="0016303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and </w:t>
            </w:r>
            <w:r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23-78-3-0-49</w:t>
            </w:r>
            <w:r>
              <w:rPr>
                <w:sz w:val="28"/>
                <w:szCs w:val="28"/>
              </w:rPr>
              <w:t xml:space="preserve">) </w:t>
            </w:r>
            <w:proofErr w:type="spellStart"/>
            <w:r w:rsidRPr="0016303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Dil</w:t>
            </w:r>
            <w:proofErr w:type="spellEnd"/>
            <w:r w:rsidRPr="0016303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 Bahadur Karki</w:t>
            </w:r>
          </w:p>
          <w:p w14:paraId="52544BBC" w14:textId="356FA590" w:rsidR="003F1FAF" w:rsidRPr="00D66A5E" w:rsidRDefault="003F1FAF" w:rsidP="00AC6831">
            <w:pPr>
              <w:pStyle w:val="ListParagraph"/>
              <w:numPr>
                <w:ilvl w:val="0"/>
                <w:numId w:val="23"/>
              </w:numPr>
              <w:suppressAutoHyphens w:val="0"/>
              <w:spacing w:after="160" w:line="259" w:lineRule="auto"/>
              <w:jc w:val="both"/>
              <w:rPr>
                <w:rFonts w:asciiTheme="majorHAnsi" w:hAnsiTheme="majorHAnsi" w:cstheme="majorHAnsi"/>
                <w:color w:val="0070C0"/>
                <w:sz w:val="28"/>
                <w:szCs w:val="28"/>
              </w:rPr>
            </w:pPr>
            <w:r w:rsidRPr="003F1FAF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The number seven ward does not have the land </w:t>
            </w:r>
            <w:r w:rsidR="00163039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 xml:space="preserve">two beneficiaries </w:t>
            </w:r>
            <w:r w:rsidRPr="003F1FAF">
              <w:rPr>
                <w:rFonts w:asciiTheme="majorHAnsi" w:hAnsiTheme="majorHAnsi" w:cstheme="majorHAnsi"/>
                <w:color w:val="0070C0"/>
                <w:sz w:val="28"/>
                <w:szCs w:val="28"/>
              </w:rPr>
              <w:t>to show the various reasons for the building to be built and there are no beneficiaries to build the building</w:t>
            </w:r>
          </w:p>
          <w:p w14:paraId="7590368A" w14:textId="38893D46" w:rsidR="004869EC" w:rsidRDefault="004869EC" w:rsidP="00B12329">
            <w:pPr>
              <w:rPr>
                <w:rFonts w:ascii="Arial" w:hAnsi="Arial" w:cs="Arial"/>
                <w:iCs/>
                <w:color w:val="000000" w:themeColor="text1"/>
              </w:rPr>
            </w:pPr>
          </w:p>
          <w:p w14:paraId="04008B10" w14:textId="23E3961E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6D02C44D" w14:textId="1E31C226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75F1EF2A" w14:textId="5D710369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539CB560" w14:textId="3DE702BC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6260BE7C" w14:textId="3478933C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10B525C3" w14:textId="10766FD3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2AACBE28" w14:textId="4007C977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69448C17" w14:textId="05BF4FE9" w:rsidR="004869EC" w:rsidRDefault="004869EC" w:rsidP="006609A0">
            <w:pPr>
              <w:rPr>
                <w:rFonts w:ascii="Arial" w:hAnsi="Arial" w:cs="Arial"/>
                <w:iCs/>
                <w:color w:val="000000" w:themeColor="text1"/>
              </w:rPr>
            </w:pPr>
          </w:p>
          <w:p w14:paraId="1769534C" w14:textId="3EAD402F" w:rsidR="004869EC" w:rsidRDefault="004869EC" w:rsidP="00586037">
            <w:pPr>
              <w:ind w:left="1080"/>
              <w:rPr>
                <w:rFonts w:ascii="Arial" w:hAnsi="Arial" w:cs="Arial"/>
                <w:iCs/>
                <w:color w:val="000000" w:themeColor="text1"/>
              </w:rPr>
            </w:pPr>
          </w:p>
          <w:p w14:paraId="4D5D4289" w14:textId="3CFA4D48" w:rsidR="00FE1DD2" w:rsidRPr="00DC40BC" w:rsidRDefault="00FE1DD2" w:rsidP="00FE1DD2">
            <w:pPr>
              <w:pStyle w:val="Header"/>
              <w:numPr>
                <w:ilvl w:val="0"/>
                <w:numId w:val="21"/>
              </w:numPr>
              <w:jc w:val="both"/>
              <w:rPr>
                <w:rFonts w:ascii="Arial" w:hAnsi="Arial" w:cs="Arial"/>
                <w:iCs/>
                <w:color w:val="000000" w:themeColor="text1"/>
              </w:rPr>
            </w:pPr>
            <w:r w:rsidRPr="00DC40BC">
              <w:rPr>
                <w:rFonts w:ascii="Arial" w:hAnsi="Arial" w:cs="Arial"/>
                <w:iCs/>
                <w:color w:val="000000" w:themeColor="text1"/>
              </w:rPr>
              <w:lastRenderedPageBreak/>
              <w:t xml:space="preserve">It has been decided to accelerate the reconstruction of </w:t>
            </w:r>
            <w:r w:rsidR="004D214A">
              <w:rPr>
                <w:rFonts w:ascii="Arial" w:hAnsi="Arial" w:cs="Arial"/>
                <w:iCs/>
                <w:color w:val="000000" w:themeColor="text1"/>
              </w:rPr>
              <w:t>Sunkoshi</w:t>
            </w:r>
            <w:r w:rsidRPr="00DC40BC">
              <w:rPr>
                <w:rFonts w:ascii="Arial" w:hAnsi="Arial" w:cs="Arial"/>
                <w:iCs/>
                <w:color w:val="000000" w:themeColor="text1"/>
              </w:rPr>
              <w:t xml:space="preserve"> municipality at a rapid pace and distribute the completed certificates to the beneficiaries.</w:t>
            </w:r>
          </w:p>
          <w:p w14:paraId="1784200C" w14:textId="42CE1F16" w:rsidR="004869EC" w:rsidRDefault="004869EC" w:rsidP="00FE1DD2">
            <w:pPr>
              <w:rPr>
                <w:rFonts w:ascii="Arial" w:hAnsi="Arial" w:cs="Arial"/>
                <w:iCs/>
                <w:color w:val="000000" w:themeColor="text1"/>
              </w:rPr>
            </w:pPr>
          </w:p>
          <w:p w14:paraId="1BC7F47B" w14:textId="4F9989A2" w:rsidR="00AA3EE0" w:rsidRPr="005326BB" w:rsidRDefault="00AA3EE0" w:rsidP="003E0C24">
            <w:pPr>
              <w:ind w:left="720"/>
              <w:rPr>
                <w:rFonts w:ascii="Arial" w:hAnsi="Arial" w:cs="Arial"/>
                <w:color w:val="000000" w:themeColor="text1"/>
              </w:rPr>
            </w:pPr>
          </w:p>
        </w:tc>
      </w:tr>
      <w:tr w:rsidR="008712E7" w:rsidRPr="005326BB" w14:paraId="1AB41689" w14:textId="77777777" w:rsidTr="007211E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3B0ECF" w14:textId="7BDB28DC" w:rsidR="008712E7" w:rsidRPr="005326BB" w:rsidRDefault="008712E7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</w:p>
        </w:tc>
      </w:tr>
    </w:tbl>
    <w:p w14:paraId="117F4E53" w14:textId="77777777" w:rsidR="00D34CFB" w:rsidRPr="005326BB" w:rsidRDefault="00D34CFB">
      <w:pPr>
        <w:rPr>
          <w:rFonts w:ascii="Arial" w:hAnsi="Arial" w:cs="Arial"/>
          <w:color w:val="000000" w:themeColor="text1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5326BB" w:rsidRPr="005326BB" w14:paraId="1CF40547" w14:textId="77777777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EC8D42" w14:textId="6B52FAB1" w:rsidR="00D34CFB" w:rsidRPr="005326BB" w:rsidRDefault="00D34CFB">
            <w:pPr>
              <w:rPr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Miscellaneous Items</w:t>
            </w:r>
            <w:r w:rsidR="009466A8" w:rsidRPr="005326BB">
              <w:rPr>
                <w:rFonts w:ascii="Arial" w:hAnsi="Arial" w:cs="Arial"/>
                <w:b/>
                <w:color w:val="000000" w:themeColor="text1"/>
              </w:rPr>
              <w:t xml:space="preserve"> / AOB</w:t>
            </w:r>
            <w:r w:rsidRPr="005326BB">
              <w:rPr>
                <w:rFonts w:ascii="Arial" w:hAnsi="Arial" w:cs="Arial"/>
                <w:b/>
                <w:color w:val="000000" w:themeColor="text1"/>
              </w:rPr>
              <w:t>:</w:t>
            </w:r>
          </w:p>
        </w:tc>
      </w:tr>
      <w:tr w:rsidR="005326BB" w:rsidRPr="005326BB" w14:paraId="7B6F49B5" w14:textId="7777777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9E8D4" w14:textId="4F2D03A8" w:rsidR="00D34CFB" w:rsidRDefault="003B7B75" w:rsidP="00E0117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noProof/>
                <w:color w:val="000000" w:themeColor="text1"/>
                <w:lang w:bidi="ne-NP"/>
              </w:rPr>
              <w:drawing>
                <wp:inline distT="0" distB="0" distL="0" distR="0" wp14:anchorId="4C58D207" wp14:editId="678FFE50">
                  <wp:extent cx="3630432" cy="2722824"/>
                  <wp:effectExtent l="0" t="0" r="825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shwor.Neupane\Downloads\IMG_20190618_1511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0432" cy="2722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F21EA0" w14:textId="3F8D9B65" w:rsidR="00E0117F" w:rsidRDefault="00E0117F" w:rsidP="00E0117F">
            <w:pPr>
              <w:rPr>
                <w:rFonts w:ascii="Arial" w:hAnsi="Arial" w:cs="Arial"/>
                <w:color w:val="000000" w:themeColor="text1"/>
              </w:rPr>
            </w:pPr>
          </w:p>
          <w:p w14:paraId="368F3F2B" w14:textId="04BBF0E5" w:rsidR="00E0117F" w:rsidRDefault="00E0117F" w:rsidP="00E0117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                                                               </w:t>
            </w:r>
            <w:r>
              <w:rPr>
                <w:rFonts w:ascii="Arial" w:hAnsi="Arial" w:cs="Arial"/>
                <w:noProof/>
                <w:color w:val="000000" w:themeColor="text1"/>
                <w:lang w:bidi="ne-NP"/>
              </w:rPr>
              <w:drawing>
                <wp:inline distT="0" distB="0" distL="0" distR="0" wp14:anchorId="3841421F" wp14:editId="46BDF6DC">
                  <wp:extent cx="3630432" cy="2722824"/>
                  <wp:effectExtent l="0" t="0" r="8255" b="190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shwor.Neupane\Downloads\IMG_20190618_15114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0432" cy="2722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4C62F3" w14:textId="77777777" w:rsidR="004869EC" w:rsidRDefault="004869EC" w:rsidP="00AA6D3E">
            <w:pPr>
              <w:ind w:left="360"/>
              <w:rPr>
                <w:rFonts w:ascii="Arial" w:hAnsi="Arial" w:cs="Arial"/>
                <w:color w:val="000000" w:themeColor="text1"/>
              </w:rPr>
            </w:pPr>
          </w:p>
          <w:p w14:paraId="4969D077" w14:textId="6F8D2374" w:rsidR="004869EC" w:rsidRPr="005326BB" w:rsidRDefault="00E0117F" w:rsidP="00FD2796">
            <w:pPr>
              <w:ind w:left="360"/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Discussion</w:t>
            </w:r>
            <w:r w:rsidR="003B7B75">
              <w:rPr>
                <w:rFonts w:ascii="Arial" w:hAnsi="Arial" w:cs="Arial"/>
                <w:color w:val="000000" w:themeColor="text1"/>
              </w:rPr>
              <w:t xml:space="preserve"> and sharing with 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Palika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Engineers and elected body/Pos</w:t>
            </w:r>
            <w:r w:rsidR="00FD2796">
              <w:rPr>
                <w:rFonts w:ascii="Arial" w:hAnsi="Arial" w:cs="Arial"/>
                <w:color w:val="000000" w:themeColor="text1"/>
              </w:rPr>
              <w:t xml:space="preserve"> retrofit and reconstruction</w:t>
            </w:r>
            <w:r>
              <w:rPr>
                <w:rFonts w:ascii="Arial" w:hAnsi="Arial" w:cs="Arial"/>
                <w:color w:val="000000" w:themeColor="text1"/>
              </w:rPr>
              <w:t>.</w:t>
            </w:r>
          </w:p>
        </w:tc>
      </w:tr>
    </w:tbl>
    <w:p w14:paraId="776B94D8" w14:textId="77777777" w:rsidR="00D34CFB" w:rsidRPr="005326BB" w:rsidRDefault="00D34CFB">
      <w:pPr>
        <w:rPr>
          <w:rFonts w:ascii="Arial" w:hAnsi="Arial" w:cs="Arial"/>
          <w:color w:val="000000" w:themeColor="text1"/>
        </w:rPr>
      </w:pPr>
    </w:p>
    <w:p w14:paraId="16E15FDF" w14:textId="77777777" w:rsidR="002D2CE4" w:rsidRPr="005326BB" w:rsidRDefault="002D2CE4">
      <w:pPr>
        <w:rPr>
          <w:rFonts w:ascii="Arial" w:hAnsi="Arial" w:cs="Arial"/>
          <w:color w:val="000000" w:themeColor="text1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760"/>
        <w:gridCol w:w="2424"/>
        <w:gridCol w:w="1402"/>
      </w:tblGrid>
      <w:tr w:rsidR="005326BB" w:rsidRPr="005326BB" w14:paraId="1BA0BE84" w14:textId="77777777" w:rsidTr="007211E7">
        <w:trPr>
          <w:tblHeader/>
        </w:trPr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061797" w14:textId="563077BB" w:rsidR="002D2CE4" w:rsidRPr="005326BB" w:rsidRDefault="002D2CE4" w:rsidP="00D34CFB">
            <w:pPr>
              <w:rPr>
                <w:rFonts w:ascii="Arial" w:hAnsi="Arial" w:cs="Arial"/>
                <w:b/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Next Steps</w:t>
            </w:r>
            <w:r w:rsidR="00120641">
              <w:rPr>
                <w:rFonts w:ascii="Arial" w:hAnsi="Arial" w:cs="Arial"/>
                <w:b/>
                <w:color w:val="000000" w:themeColor="text1"/>
              </w:rPr>
              <w:t>/action points</w:t>
            </w:r>
            <w:r w:rsidRPr="005326BB">
              <w:rPr>
                <w:rFonts w:ascii="Arial" w:hAnsi="Arial" w:cs="Arial"/>
                <w:b/>
                <w:color w:val="000000" w:themeColor="text1"/>
              </w:rPr>
              <w:t>:</w:t>
            </w:r>
            <w:r w:rsidRPr="005326BB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4C3C762" w14:textId="22E6DB78" w:rsidR="002D2CE4" w:rsidRPr="005326BB" w:rsidRDefault="007211E7" w:rsidP="00D34CFB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Person(s) Responsible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C4D809" w14:textId="77777777" w:rsidR="002D2CE4" w:rsidRPr="005326BB" w:rsidRDefault="002D2CE4" w:rsidP="00D34CFB">
            <w:pPr>
              <w:jc w:val="center"/>
              <w:rPr>
                <w:color w:val="000000" w:themeColor="text1"/>
              </w:rPr>
            </w:pPr>
            <w:r w:rsidRPr="005326BB">
              <w:rPr>
                <w:rFonts w:ascii="Arial" w:hAnsi="Arial" w:cs="Arial"/>
                <w:b/>
                <w:color w:val="000000" w:themeColor="text1"/>
              </w:rPr>
              <w:t>Due Date</w:t>
            </w:r>
          </w:p>
        </w:tc>
      </w:tr>
      <w:tr w:rsidR="005326BB" w:rsidRPr="005326BB" w14:paraId="01FC8EFE" w14:textId="77777777" w:rsidTr="007211E7"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3FD977" w14:textId="17BFB9A6" w:rsidR="002D2CE4" w:rsidRPr="005326BB" w:rsidRDefault="003B7B75" w:rsidP="00D34CFB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Tranche </w:t>
            </w:r>
            <w:r w:rsidR="00D66A5E">
              <w:rPr>
                <w:rFonts w:ascii="Arial" w:hAnsi="Arial" w:cs="Arial"/>
                <w:i/>
                <w:iCs/>
                <w:color w:val="000000" w:themeColor="text1"/>
              </w:rPr>
              <w:t>updates</w:t>
            </w:r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 and sharing</w:t>
            </w:r>
          </w:p>
        </w:tc>
        <w:tc>
          <w:tcPr>
            <w:tcW w:w="2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A8668B8" w14:textId="2CC91C76" w:rsidR="002D2CE4" w:rsidRPr="005326BB" w:rsidRDefault="003B7B75" w:rsidP="00D34CFB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</w:rPr>
              <w:t>GIMaLI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 xml:space="preserve"> office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C476B" w14:textId="77777777" w:rsidR="002D2CE4" w:rsidRPr="005326BB" w:rsidRDefault="002D2CE4" w:rsidP="00D34CFB">
            <w:pPr>
              <w:snapToGrid w:val="0"/>
              <w:ind w:left="60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283766D6" w14:textId="36C3A776" w:rsidR="007211E7" w:rsidRDefault="00E0117F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6474138C" wp14:editId="5DA73E54">
            <wp:extent cx="7924800" cy="594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36A37CB-F046-40EA-89C9-E99FB27B5FC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301D" w14:textId="07354C56" w:rsidR="00E0117F" w:rsidRPr="005326BB" w:rsidRDefault="00E0117F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115F9C68" wp14:editId="7EB45FB7">
            <wp:extent cx="5943600" cy="792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15CAA2C-56FE-48DC-B07A-F32343D551AA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17F" w:rsidRPr="005326BB">
      <w:headerReference w:type="default" r:id="rId11"/>
      <w:footerReference w:type="default" r:id="rId12"/>
      <w:pgSz w:w="12240" w:h="15840"/>
      <w:pgMar w:top="720" w:right="1440" w:bottom="720" w:left="1440" w:header="432" w:footer="432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77E043" w14:textId="77777777" w:rsidR="00740DC3" w:rsidRDefault="00740DC3">
      <w:r>
        <w:separator/>
      </w:r>
    </w:p>
  </w:endnote>
  <w:endnote w:type="continuationSeparator" w:id="0">
    <w:p w14:paraId="60857AE1" w14:textId="77777777" w:rsidR="00740DC3" w:rsidRDefault="00740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70867" w14:textId="36FA36F1" w:rsidR="00D34CFB" w:rsidRDefault="00F435A5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noProof/>
        <w:lang w:bidi="ne-NP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71D887" wp14:editId="768C744D">
              <wp:simplePos x="0" y="0"/>
              <wp:positionH relativeFrom="column">
                <wp:posOffset>1993900</wp:posOffset>
              </wp:positionH>
              <wp:positionV relativeFrom="paragraph">
                <wp:posOffset>288290</wp:posOffset>
              </wp:positionV>
              <wp:extent cx="4041775" cy="281940"/>
              <wp:effectExtent l="0" t="0" r="0" b="0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1775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556B632" w14:textId="77777777" w:rsidR="002D2CE4" w:rsidRPr="002D2CE4" w:rsidRDefault="002D2CE4" w:rsidP="002D2CE4">
                          <w:pPr>
                            <w:pStyle w:val="CRSFooter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2D2CE4">
                            <w:rPr>
                              <w:b/>
                              <w:smallCaps/>
                              <w:color w:val="222A35"/>
                              <w:sz w:val="18"/>
                              <w:szCs w:val="18"/>
                            </w:rPr>
                            <w:t xml:space="preserve">HRRP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| </w:t>
                          </w:r>
                          <w:proofErr w:type="spellStart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Jwagal</w:t>
                          </w:r>
                          <w:proofErr w:type="spellEnd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, Lalitpur | </w:t>
                          </w:r>
                          <w:hyperlink r:id="rId1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http://hrrpnepal.org/</w:t>
                            </w:r>
                          </w:hyperlink>
                          <w:r w:rsidRPr="002D2CE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|</w:t>
                          </w:r>
                          <w:r w:rsidRPr="002D2CE4">
                            <w:rPr>
                              <w:color w:val="0070C0"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info@hrrpnepal.org</w:t>
                            </w:r>
                          </w:hyperlink>
                          <w:r w:rsidRPr="002D2CE4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6A985854" w14:textId="77777777" w:rsidR="002D2CE4" w:rsidRPr="002D2CE4" w:rsidRDefault="002D2CE4" w:rsidP="002D2CE4">
                          <w:pPr>
                            <w:jc w:val="right"/>
                            <w:rPr>
                              <w:rFonts w:ascii="Calibri Light" w:hAnsi="Calibri Light"/>
                              <w:sz w:val="14"/>
                              <w:szCs w:val="16"/>
                            </w:rPr>
                          </w:pPr>
                          <w:r w:rsidRPr="002D2CE4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>©2017 HRRP |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71D8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57pt;margin-top:22.7pt;width:318.25pt;height:22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" filled="f" stroked="f">
              <v:textbox inset="0,0,0,0">
                <w:txbxContent>
                  <w:p w14:paraId="0556B632" w14:textId="77777777" w:rsidR="002D2CE4" w:rsidRPr="002D2CE4" w:rsidRDefault="002D2CE4" w:rsidP="002D2CE4">
                    <w:pPr>
                      <w:pStyle w:val="CRSFooter"/>
                      <w:jc w:val="right"/>
                      <w:rPr>
                        <w:sz w:val="18"/>
                        <w:szCs w:val="18"/>
                      </w:rPr>
                    </w:pPr>
                    <w:r w:rsidRPr="002D2CE4">
                      <w:rPr>
                        <w:b/>
                        <w:smallCaps/>
                        <w:color w:val="222A35"/>
                        <w:sz w:val="18"/>
                        <w:szCs w:val="18"/>
                      </w:rPr>
                      <w:t xml:space="preserve">HRRP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| </w:t>
                    </w:r>
                    <w:proofErr w:type="spellStart"/>
                    <w:r w:rsidRPr="002D2CE4">
                      <w:rPr>
                        <w:color w:val="000000"/>
                        <w:sz w:val="18"/>
                        <w:szCs w:val="18"/>
                      </w:rPr>
                      <w:t>Jwagal</w:t>
                    </w:r>
                    <w:proofErr w:type="spellEnd"/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, Lalitpur | </w:t>
                    </w:r>
                    <w:hyperlink r:id="rId3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http://hrrpnepal.org/</w:t>
                      </w:r>
                    </w:hyperlink>
                    <w:r w:rsidRPr="002D2CE4">
                      <w:rPr>
                        <w:sz w:val="18"/>
                        <w:szCs w:val="18"/>
                      </w:rPr>
                      <w:t xml:space="preserve">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>|</w:t>
                    </w:r>
                    <w:r w:rsidRPr="002D2CE4">
                      <w:rPr>
                        <w:color w:val="0070C0"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info@hrrpnepal.org</w:t>
                      </w:r>
                    </w:hyperlink>
                    <w:r w:rsidRPr="002D2CE4"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</w:p>
                  <w:p w14:paraId="6A985854" w14:textId="77777777" w:rsidR="002D2CE4" w:rsidRPr="002D2CE4" w:rsidRDefault="002D2CE4" w:rsidP="002D2CE4">
                    <w:pPr>
                      <w:jc w:val="right"/>
                      <w:rPr>
                        <w:rFonts w:ascii="Calibri Light" w:hAnsi="Calibri Light"/>
                        <w:sz w:val="14"/>
                        <w:szCs w:val="16"/>
                      </w:rPr>
                    </w:pPr>
                    <w:r w:rsidRPr="002D2CE4">
                      <w:rPr>
                        <w:rFonts w:cs="Calibri"/>
                        <w:color w:val="000000"/>
                        <w:sz w:val="14"/>
                        <w:szCs w:val="16"/>
                      </w:rPr>
                      <w:t>©2017 HRRP | All Rights Reserved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2D2CE4">
      <w:rPr>
        <w:rFonts w:ascii="Arial" w:hAnsi="Arial" w:cs="Arial"/>
        <w:b/>
        <w:sz w:val="18"/>
        <w:szCs w:val="18"/>
      </w:rPr>
      <w:t>HRRP District Coordination Meeting</w:t>
    </w:r>
    <w:r w:rsidR="00D34CFB">
      <w:rPr>
        <w:rFonts w:ascii="Arial" w:hAnsi="Arial" w:cs="Arial"/>
        <w:b/>
        <w:sz w:val="18"/>
        <w:szCs w:val="18"/>
      </w:rPr>
      <w:t>:</w:t>
    </w:r>
    <w:r w:rsidR="009847BD">
      <w:rPr>
        <w:rFonts w:ascii="Arial" w:hAnsi="Arial" w:cs="Arial"/>
        <w:b/>
        <w:sz w:val="18"/>
        <w:szCs w:val="18"/>
      </w:rPr>
      <w:t xml:space="preserve"> </w:t>
    </w:r>
    <w:r w:rsidR="00E0117F">
      <w:rPr>
        <w:rFonts w:ascii="Arial" w:hAnsi="Arial" w:cs="Arial"/>
        <w:b/>
        <w:sz w:val="18"/>
        <w:szCs w:val="18"/>
      </w:rPr>
      <w:t>4</w:t>
    </w:r>
    <w:r w:rsidR="009847BD" w:rsidRPr="009847BD">
      <w:rPr>
        <w:rFonts w:ascii="Arial" w:hAnsi="Arial" w:cs="Arial"/>
        <w:b/>
        <w:sz w:val="18"/>
        <w:szCs w:val="18"/>
        <w:vertAlign w:val="superscript"/>
      </w:rPr>
      <w:t>th</w:t>
    </w:r>
    <w:r w:rsidR="009847BD">
      <w:rPr>
        <w:rFonts w:ascii="Arial" w:hAnsi="Arial" w:cs="Arial"/>
        <w:b/>
        <w:sz w:val="18"/>
        <w:szCs w:val="18"/>
      </w:rPr>
      <w:t xml:space="preserve"> </w:t>
    </w:r>
    <w:r w:rsidR="00E0117F">
      <w:rPr>
        <w:rFonts w:ascii="Arial" w:hAnsi="Arial" w:cs="Arial"/>
        <w:b/>
        <w:sz w:val="18"/>
        <w:szCs w:val="18"/>
      </w:rPr>
      <w:t>September</w:t>
    </w:r>
    <w:r w:rsidR="009847BD">
      <w:rPr>
        <w:rFonts w:ascii="Arial" w:hAnsi="Arial" w:cs="Arial"/>
        <w:b/>
        <w:sz w:val="18"/>
        <w:szCs w:val="18"/>
      </w:rPr>
      <w:t xml:space="preserve"> 2019</w:t>
    </w:r>
    <w:r w:rsidR="00D34CFB">
      <w:rPr>
        <w:rFonts w:ascii="Arial" w:hAnsi="Arial" w:cs="Arial"/>
        <w:b/>
        <w:sz w:val="18"/>
        <w:szCs w:val="18"/>
      </w:rPr>
      <w:tab/>
    </w:r>
    <w:r w:rsidR="00D34CFB">
      <w:rPr>
        <w:rFonts w:ascii="Arial" w:hAnsi="Arial" w:cs="Arial"/>
        <w:b/>
        <w:sz w:val="18"/>
        <w:szCs w:val="18"/>
      </w:rPr>
      <w:tab/>
    </w:r>
  </w:p>
  <w:p w14:paraId="130A21FA" w14:textId="77777777" w:rsidR="00D34CFB" w:rsidRDefault="00D34CFB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2D316F" w14:textId="77777777" w:rsidR="00740DC3" w:rsidRDefault="00740DC3">
      <w:r>
        <w:separator/>
      </w:r>
    </w:p>
  </w:footnote>
  <w:footnote w:type="continuationSeparator" w:id="0">
    <w:p w14:paraId="5D921C2E" w14:textId="77777777" w:rsidR="00740DC3" w:rsidRDefault="00740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7546"/>
      <w:gridCol w:w="2030"/>
    </w:tblGrid>
    <w:tr w:rsidR="00D34CFB" w14:paraId="16A2C521" w14:textId="77777777">
      <w:tc>
        <w:tcPr>
          <w:tcW w:w="7546" w:type="dxa"/>
          <w:tcBorders>
            <w:bottom w:val="double" w:sz="20" w:space="0" w:color="000000"/>
          </w:tcBorders>
          <w:shd w:val="clear" w:color="auto" w:fill="auto"/>
          <w:vAlign w:val="bottom"/>
        </w:tcPr>
        <w:p w14:paraId="0436B639" w14:textId="77777777" w:rsidR="00D34CFB" w:rsidRPr="002D2CE4" w:rsidRDefault="00604836">
          <w:pPr>
            <w:pStyle w:val="Header"/>
            <w:rPr>
              <w:rFonts w:ascii="Arial" w:hAnsi="Arial" w:cs="Arial"/>
              <w:sz w:val="28"/>
              <w:szCs w:val="28"/>
            </w:rPr>
          </w:pPr>
          <w:r w:rsidRPr="002D2CE4">
            <w:rPr>
              <w:rFonts w:ascii="Arial" w:hAnsi="Arial" w:cs="Arial"/>
              <w:b/>
              <w:color w:val="0000FF"/>
              <w:sz w:val="28"/>
              <w:szCs w:val="28"/>
            </w:rPr>
            <w:t xml:space="preserve">HRRP District Coordination </w:t>
          </w:r>
          <w:r w:rsidR="00D34CFB" w:rsidRPr="002D2CE4">
            <w:rPr>
              <w:rFonts w:ascii="Arial" w:hAnsi="Arial" w:cs="Arial"/>
              <w:b/>
              <w:sz w:val="28"/>
              <w:szCs w:val="28"/>
            </w:rPr>
            <w:br/>
            <w:t>Meeting Minutes</w:t>
          </w:r>
        </w:p>
      </w:tc>
      <w:tc>
        <w:tcPr>
          <w:tcW w:w="2030" w:type="dxa"/>
          <w:tcBorders>
            <w:bottom w:val="double" w:sz="20" w:space="0" w:color="000000"/>
          </w:tcBorders>
          <w:shd w:val="clear" w:color="auto" w:fill="auto"/>
        </w:tcPr>
        <w:p w14:paraId="41F95E48" w14:textId="77777777" w:rsidR="00D34CFB" w:rsidRDefault="00D34CFB">
          <w:pPr>
            <w:pStyle w:val="Header"/>
            <w:jc w:val="right"/>
            <w:rPr>
              <w:rFonts w:ascii="Arial" w:hAnsi="Arial" w:cs="Arial"/>
            </w:rPr>
          </w:pPr>
        </w:p>
      </w:tc>
    </w:tr>
  </w:tbl>
  <w:p w14:paraId="7D7135B6" w14:textId="77777777" w:rsidR="00D34CFB" w:rsidRDefault="00D34C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/>
        <w:color w:val="0000FF"/>
      </w:r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9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99D7679"/>
    <w:multiLevelType w:val="hybridMultilevel"/>
    <w:tmpl w:val="E25EE8E6"/>
    <w:lvl w:ilvl="0" w:tplc="F6E0AE14">
      <w:start w:val="1"/>
      <w:numFmt w:val="decimal"/>
      <w:lvlText w:val="%1."/>
      <w:lvlJc w:val="left"/>
      <w:pPr>
        <w:ind w:left="720" w:hanging="360"/>
      </w:pPr>
      <w:rPr>
        <w:rFonts w:ascii="Times New Roman" w:eastAsia="PMingLiU" w:hAnsi="Times New Roman" w:cs="Times New Roman" w:hint="default"/>
        <w:b/>
        <w:i w:val="0"/>
        <w:color w:val="183D7B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E1BE2"/>
    <w:multiLevelType w:val="hybridMultilevel"/>
    <w:tmpl w:val="DEC49EF2"/>
    <w:lvl w:ilvl="0" w:tplc="12A8FB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6B434DE"/>
    <w:multiLevelType w:val="hybridMultilevel"/>
    <w:tmpl w:val="079C36BE"/>
    <w:lvl w:ilvl="0" w:tplc="AE56CEA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7BA6B3E"/>
    <w:multiLevelType w:val="hybridMultilevel"/>
    <w:tmpl w:val="729E9718"/>
    <w:lvl w:ilvl="0" w:tplc="1C600ACA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646A7E"/>
    <w:multiLevelType w:val="hybridMultilevel"/>
    <w:tmpl w:val="DACA39FC"/>
    <w:lvl w:ilvl="0" w:tplc="58287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421C6A"/>
    <w:multiLevelType w:val="hybridMultilevel"/>
    <w:tmpl w:val="10889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91C9E"/>
    <w:multiLevelType w:val="hybridMultilevel"/>
    <w:tmpl w:val="25825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D91BC1"/>
    <w:multiLevelType w:val="hybridMultilevel"/>
    <w:tmpl w:val="C2CCB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75774F"/>
    <w:multiLevelType w:val="hybridMultilevel"/>
    <w:tmpl w:val="F4DE95CE"/>
    <w:lvl w:ilvl="0" w:tplc="BB960E6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9D04E0"/>
    <w:multiLevelType w:val="multilevel"/>
    <w:tmpl w:val="54DE2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F3678D"/>
    <w:multiLevelType w:val="hybridMultilevel"/>
    <w:tmpl w:val="D1E6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A4D85"/>
    <w:multiLevelType w:val="hybridMultilevel"/>
    <w:tmpl w:val="FEBAB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7C23AF"/>
    <w:multiLevelType w:val="hybridMultilevel"/>
    <w:tmpl w:val="2B6C4E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9D7D38"/>
    <w:multiLevelType w:val="hybridMultilevel"/>
    <w:tmpl w:val="3D96ECE8"/>
    <w:lvl w:ilvl="0" w:tplc="0A36178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2FD7CF2"/>
    <w:multiLevelType w:val="hybridMultilevel"/>
    <w:tmpl w:val="E25EE8E6"/>
    <w:lvl w:ilvl="0" w:tplc="F6E0AE14">
      <w:start w:val="1"/>
      <w:numFmt w:val="decimal"/>
      <w:lvlText w:val="%1."/>
      <w:lvlJc w:val="left"/>
      <w:pPr>
        <w:ind w:left="720" w:hanging="360"/>
      </w:pPr>
      <w:rPr>
        <w:rFonts w:ascii="Times New Roman" w:eastAsia="PMingLiU" w:hAnsi="Times New Roman" w:cs="Times New Roman" w:hint="default"/>
        <w:b/>
        <w:i w:val="0"/>
        <w:color w:val="183D7B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2F1BDC"/>
    <w:multiLevelType w:val="hybridMultilevel"/>
    <w:tmpl w:val="35AA3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B363A4"/>
    <w:multiLevelType w:val="hybridMultilevel"/>
    <w:tmpl w:val="E74A9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4F36AA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D074347"/>
    <w:multiLevelType w:val="hybridMultilevel"/>
    <w:tmpl w:val="A9CA2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21"/>
  </w:num>
  <w:num w:numId="6">
    <w:abstractNumId w:val="11"/>
  </w:num>
  <w:num w:numId="7">
    <w:abstractNumId w:val="15"/>
  </w:num>
  <w:num w:numId="8">
    <w:abstractNumId w:val="8"/>
  </w:num>
  <w:num w:numId="9">
    <w:abstractNumId w:val="6"/>
  </w:num>
  <w:num w:numId="10">
    <w:abstractNumId w:val="5"/>
  </w:num>
  <w:num w:numId="11">
    <w:abstractNumId w:val="10"/>
  </w:num>
  <w:num w:numId="12">
    <w:abstractNumId w:val="20"/>
  </w:num>
  <w:num w:numId="13">
    <w:abstractNumId w:val="12"/>
  </w:num>
  <w:num w:numId="14">
    <w:abstractNumId w:val="18"/>
  </w:num>
  <w:num w:numId="15">
    <w:abstractNumId w:val="4"/>
  </w:num>
  <w:num w:numId="16">
    <w:abstractNumId w:val="7"/>
  </w:num>
  <w:num w:numId="17">
    <w:abstractNumId w:val="9"/>
  </w:num>
  <w:num w:numId="18">
    <w:abstractNumId w:val="14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</w:num>
  <w:num w:numId="21">
    <w:abstractNumId w:val="17"/>
  </w:num>
  <w:num w:numId="22">
    <w:abstractNumId w:val="16"/>
  </w:num>
  <w:num w:numId="23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upa Panday">
    <w15:presenceInfo w15:providerId="None" w15:userId="Rupa Panda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836"/>
    <w:rsid w:val="000144B2"/>
    <w:rsid w:val="00020D4D"/>
    <w:rsid w:val="00047384"/>
    <w:rsid w:val="00075101"/>
    <w:rsid w:val="000814E1"/>
    <w:rsid w:val="00093208"/>
    <w:rsid w:val="000C718A"/>
    <w:rsid w:val="000F1B50"/>
    <w:rsid w:val="00120641"/>
    <w:rsid w:val="00144E27"/>
    <w:rsid w:val="00163039"/>
    <w:rsid w:val="00172283"/>
    <w:rsid w:val="001A3DDA"/>
    <w:rsid w:val="001D5745"/>
    <w:rsid w:val="001F1B9E"/>
    <w:rsid w:val="002260E2"/>
    <w:rsid w:val="00252514"/>
    <w:rsid w:val="002626C8"/>
    <w:rsid w:val="002807F6"/>
    <w:rsid w:val="00294459"/>
    <w:rsid w:val="00294867"/>
    <w:rsid w:val="002A1CC3"/>
    <w:rsid w:val="002D2CE4"/>
    <w:rsid w:val="002D7FFD"/>
    <w:rsid w:val="00336FDC"/>
    <w:rsid w:val="003722EF"/>
    <w:rsid w:val="003B344D"/>
    <w:rsid w:val="003B53EE"/>
    <w:rsid w:val="003B7B75"/>
    <w:rsid w:val="003E0C24"/>
    <w:rsid w:val="003E49A7"/>
    <w:rsid w:val="003F1FAF"/>
    <w:rsid w:val="003F61B8"/>
    <w:rsid w:val="004042EC"/>
    <w:rsid w:val="00411D26"/>
    <w:rsid w:val="00421E8A"/>
    <w:rsid w:val="004465D9"/>
    <w:rsid w:val="004869EC"/>
    <w:rsid w:val="004C77AB"/>
    <w:rsid w:val="004D214A"/>
    <w:rsid w:val="005146B3"/>
    <w:rsid w:val="005326BB"/>
    <w:rsid w:val="00546CE3"/>
    <w:rsid w:val="00586037"/>
    <w:rsid w:val="005B2138"/>
    <w:rsid w:val="005F1EA2"/>
    <w:rsid w:val="0060074A"/>
    <w:rsid w:val="00604836"/>
    <w:rsid w:val="006609A0"/>
    <w:rsid w:val="00687D0D"/>
    <w:rsid w:val="006A231E"/>
    <w:rsid w:val="006F6A28"/>
    <w:rsid w:val="007211E7"/>
    <w:rsid w:val="00740DC3"/>
    <w:rsid w:val="00770B98"/>
    <w:rsid w:val="007F701B"/>
    <w:rsid w:val="00847002"/>
    <w:rsid w:val="00851A58"/>
    <w:rsid w:val="008712E7"/>
    <w:rsid w:val="00875C24"/>
    <w:rsid w:val="00877996"/>
    <w:rsid w:val="008B14A4"/>
    <w:rsid w:val="008E612E"/>
    <w:rsid w:val="00902870"/>
    <w:rsid w:val="00945AFE"/>
    <w:rsid w:val="009466A8"/>
    <w:rsid w:val="0097208B"/>
    <w:rsid w:val="0097492E"/>
    <w:rsid w:val="009847BD"/>
    <w:rsid w:val="009A703D"/>
    <w:rsid w:val="009E4167"/>
    <w:rsid w:val="00A16564"/>
    <w:rsid w:val="00A33924"/>
    <w:rsid w:val="00A65141"/>
    <w:rsid w:val="00A651A0"/>
    <w:rsid w:val="00AA3EE0"/>
    <w:rsid w:val="00AA6D3E"/>
    <w:rsid w:val="00AB67AD"/>
    <w:rsid w:val="00AC6831"/>
    <w:rsid w:val="00AF2585"/>
    <w:rsid w:val="00B12329"/>
    <w:rsid w:val="00BD3D86"/>
    <w:rsid w:val="00C12201"/>
    <w:rsid w:val="00C34657"/>
    <w:rsid w:val="00C416D6"/>
    <w:rsid w:val="00C51805"/>
    <w:rsid w:val="00C64D37"/>
    <w:rsid w:val="00C777BA"/>
    <w:rsid w:val="00CB2C8D"/>
    <w:rsid w:val="00D34CFB"/>
    <w:rsid w:val="00D514DD"/>
    <w:rsid w:val="00D52557"/>
    <w:rsid w:val="00D5323D"/>
    <w:rsid w:val="00D5430F"/>
    <w:rsid w:val="00D66A5E"/>
    <w:rsid w:val="00D67035"/>
    <w:rsid w:val="00D96E60"/>
    <w:rsid w:val="00DB7178"/>
    <w:rsid w:val="00E0117F"/>
    <w:rsid w:val="00E315F3"/>
    <w:rsid w:val="00E54B2F"/>
    <w:rsid w:val="00E75D45"/>
    <w:rsid w:val="00E803F0"/>
    <w:rsid w:val="00E84252"/>
    <w:rsid w:val="00ED0D0F"/>
    <w:rsid w:val="00EE7033"/>
    <w:rsid w:val="00EF3FBE"/>
    <w:rsid w:val="00EF5713"/>
    <w:rsid w:val="00EF7E2B"/>
    <w:rsid w:val="00F047B1"/>
    <w:rsid w:val="00F435A5"/>
    <w:rsid w:val="00FB70EC"/>
    <w:rsid w:val="00FC7AFC"/>
    <w:rsid w:val="00FD2796"/>
    <w:rsid w:val="00FE1DD2"/>
    <w:rsid w:val="00FF3854"/>
    <w:rsid w:val="00FF3DB2"/>
    <w:rsid w:val="00F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8EEDADE"/>
  <w14:defaultImageDpi w14:val="32767"/>
  <w15:chartTrackingRefBased/>
  <w15:docId w15:val="{60923376-1CD2-4C7D-B493-AFD75878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4">
    <w:name w:val="WW8Num5z4"/>
    <w:rPr>
      <w:rFonts w:ascii="Courier New" w:hAnsi="Courier New" w:cs="Courier New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" w:hAnsi="Wingdings" w:cs="Wingdings" w:hint="default"/>
    </w:rPr>
  </w:style>
  <w:style w:type="character" w:customStyle="1" w:styleId="WW8Num8z1">
    <w:name w:val="WW8Num8z1"/>
    <w:rPr>
      <w:rFonts w:ascii="Symbol" w:hAnsi="Symbol" w:cs="Symbol" w:hint="default"/>
    </w:rPr>
  </w:style>
  <w:style w:type="character" w:customStyle="1" w:styleId="WW8Num8z4">
    <w:name w:val="WW8Num8z4"/>
    <w:rPr>
      <w:rFonts w:ascii="Courier New" w:hAnsi="Courier New" w:cs="Courier New" w:hint="default"/>
    </w:rPr>
  </w:style>
  <w:style w:type="character" w:customStyle="1" w:styleId="WW8Num9z0">
    <w:name w:val="WW8Num9z0"/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720"/>
    </w:pPr>
  </w:style>
  <w:style w:type="paragraph" w:styleId="BodyText3">
    <w:name w:val="Body Text 3"/>
    <w:basedOn w:val="Normal"/>
  </w:style>
  <w:style w:type="paragraph" w:customStyle="1" w:styleId="MinutesHeading1">
    <w:name w:val="Minutes Heading1"/>
    <w:basedOn w:val="Normal"/>
  </w:style>
  <w:style w:type="paragraph" w:styleId="BalloonText">
    <w:name w:val="Balloon Text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uiPriority w:val="99"/>
    <w:rsid w:val="002D2CE4"/>
    <w:rPr>
      <w:rFonts w:ascii="Calibri" w:hAnsi="Calibri"/>
      <w:b/>
      <w:bCs/>
      <w:color w:val="003087"/>
      <w:sz w:val="22"/>
      <w:szCs w:val="20"/>
      <w:u w:val="single"/>
    </w:rPr>
  </w:style>
  <w:style w:type="paragraph" w:customStyle="1" w:styleId="CRSFooter">
    <w:name w:val="CRS Footer"/>
    <w:qFormat/>
    <w:rsid w:val="002D2CE4"/>
    <w:rPr>
      <w:rFonts w:ascii="Calibri" w:hAnsi="Calibri"/>
      <w:color w:val="5B9BD5"/>
      <w:sz w:val="14"/>
      <w:szCs w:val="16"/>
      <w:lang w:eastAsia="fr-FR"/>
    </w:rPr>
  </w:style>
  <w:style w:type="character" w:styleId="FollowedHyperlink">
    <w:name w:val="FollowedHyperlink"/>
    <w:uiPriority w:val="99"/>
    <w:semiHidden/>
    <w:unhideWhenUsed/>
    <w:rsid w:val="002D2CE4"/>
    <w:rPr>
      <w:color w:val="954F72"/>
      <w:u w:val="single"/>
    </w:rPr>
  </w:style>
  <w:style w:type="character" w:styleId="CommentReference">
    <w:name w:val="annotation reference"/>
    <w:uiPriority w:val="99"/>
    <w:semiHidden/>
    <w:unhideWhenUsed/>
    <w:rsid w:val="00EE703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7033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EE703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7033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EE7033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33924"/>
    <w:pPr>
      <w:ind w:left="720"/>
      <w:contextualSpacing/>
    </w:pPr>
  </w:style>
  <w:style w:type="table" w:styleId="TableGrid">
    <w:name w:val="Table Grid"/>
    <w:basedOn w:val="TableNormal"/>
    <w:uiPriority w:val="39"/>
    <w:rsid w:val="00421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3838352790055297431gmail-m2298484839294142411gmail-m7521697405358122306gmail-m5978859602395842004gmail-m7277918689708829708msolistparagraph">
    <w:name w:val="m_3838352790055297431gmail-m_2298484839294142411gmail-m_7521697405358122306gmail-m_5978859602395842004gmail-m_7277918689708829708msolistparagraph"/>
    <w:basedOn w:val="Normal"/>
    <w:rsid w:val="00D96E60"/>
    <w:pPr>
      <w:suppressAutoHyphens w:val="0"/>
      <w:spacing w:before="100" w:beforeAutospacing="1" w:after="100" w:afterAutospacing="1"/>
    </w:pPr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84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9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hrrpnepal.org/" TargetMode="External"/><Relationship Id="rId2" Type="http://schemas.openxmlformats.org/officeDocument/2006/relationships/hyperlink" Target="mailto:info@hrrpnepal.org" TargetMode="External"/><Relationship Id="rId1" Type="http://schemas.openxmlformats.org/officeDocument/2006/relationships/hyperlink" Target="http://hrrpnepal.org/" TargetMode="External"/><Relationship Id="rId4" Type="http://schemas.openxmlformats.org/officeDocument/2006/relationships/hyperlink" Target="mailto:info@hrrpnepa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 Template</vt:lpstr>
    </vt:vector>
  </TitlesOfParts>
  <Company/>
  <LinksUpToDate>false</LinksUpToDate>
  <CharactersWithSpaces>1925</CharactersWithSpaces>
  <SharedDoc>false</SharedDoc>
  <HLinks>
    <vt:vector size="12" baseType="variant">
      <vt:variant>
        <vt:i4>7798827</vt:i4>
      </vt:variant>
      <vt:variant>
        <vt:i4>3</vt:i4>
      </vt:variant>
      <vt:variant>
        <vt:i4>0</vt:i4>
      </vt:variant>
      <vt:variant>
        <vt:i4>5</vt:i4>
      </vt:variant>
      <vt:variant>
        <vt:lpwstr>mailto:info@hrrpnepal.org</vt:lpwstr>
      </vt:variant>
      <vt:variant>
        <vt:lpwstr/>
      </vt:variant>
      <vt:variant>
        <vt:i4>4915324</vt:i4>
      </vt:variant>
      <vt:variant>
        <vt:i4>0</vt:i4>
      </vt:variant>
      <vt:variant>
        <vt:i4>0</vt:i4>
      </vt:variant>
      <vt:variant>
        <vt:i4>5</vt:i4>
      </vt:variant>
      <vt:variant>
        <vt:lpwstr>http://hrrpnepal.org/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Template</dc:title>
  <dc:subject>&lt;Project Name&gt;</dc:subject>
  <dc:creator>Daniel Vitek MBA, PMP - Consultant to CDC NCPHI</dc:creator>
  <cp:keywords>CDC Unified Process, CDC UP, CDCUP</cp:keywords>
  <dc:description>CDC, CDC UP, and Author policies located at http://www.cdc.gov/cdcup/</dc:description>
  <cp:lastModifiedBy>Pradip Sharma</cp:lastModifiedBy>
  <cp:revision>19</cp:revision>
  <cp:lastPrinted>2006-06-01T10:15:00Z</cp:lastPrinted>
  <dcterms:created xsi:type="dcterms:W3CDTF">2019-07-16T05:41:00Z</dcterms:created>
  <dcterms:modified xsi:type="dcterms:W3CDTF">2019-09-20T03:51:00Z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bool>true</vt:bool>
  </property>
  <property fmtid="{D5CDD505-2E9C-101B-9397-08002B2CF9AE}" pid="3" name="Email">
    <vt:lpwstr>cdcup@cdc.gov</vt:lpwstr>
  </property>
  <property fmtid="{D5CDD505-2E9C-101B-9397-08002B2CF9AE}" pid="4" name="Source">
    <vt:lpwstr>http://www.cdc.gov/cdcup/</vt:lpwstr>
  </property>
</Properties>
</file>